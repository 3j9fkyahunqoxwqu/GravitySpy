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55BA6" w14:textId="72DEB4B6"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INSTRUCTIONS:</w:t>
      </w:r>
      <w:r>
        <w:rPr>
          <w:rFonts w:ascii="Times New Roman" w:eastAsia="Times New Roman" w:hAnsi="Times New Roman" w:cs="Times New Roman"/>
          <w:b/>
          <w:sz w:val="28"/>
          <w:szCs w:val="28"/>
        </w:rPr>
        <w:t xml:space="preserve"> </w:t>
      </w:r>
    </w:p>
    <w:p w14:paraId="63B9E624"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 xml:space="preserve">Use “TEMPLATE PROTOCOL (HRP-583)” to prepare a document with the information from the following sections. </w:t>
      </w:r>
    </w:p>
    <w:p w14:paraId="6DBED036" w14:textId="6FBBE310"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 xml:space="preserve">Depending on the nature of what you are doing, some sections may not be applicable to your research. If so mark as “NA”. For example, research involving a retrospective chart review may have many sections with NA.  For </w:t>
      </w:r>
      <w:proofErr w:type="gramStart"/>
      <w:r w:rsidRPr="00AE2A56">
        <w:rPr>
          <w:rFonts w:ascii="Times New Roman" w:eastAsia="Times New Roman" w:hAnsi="Times New Roman" w:cs="Times New Roman"/>
          <w:sz w:val="24"/>
          <w:szCs w:val="24"/>
        </w:rPr>
        <w:t>subsections</w:t>
      </w:r>
      <w:proofErr w:type="gramEnd"/>
      <w:r w:rsidRPr="00AE2A56">
        <w:rPr>
          <w:rFonts w:ascii="Times New Roman" w:eastAsia="Times New Roman" w:hAnsi="Times New Roman" w:cs="Times New Roman"/>
          <w:sz w:val="24"/>
          <w:szCs w:val="24"/>
        </w:rPr>
        <w:t xml:space="preserve"> you can delete it if it’s not applicable.</w:t>
      </w:r>
    </w:p>
    <w:p w14:paraId="4C469F5A"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When you write a protocol, keep an electronic copy. You will need to modify this copy when making changes.</w:t>
      </w:r>
    </w:p>
    <w:p w14:paraId="4C5C23B9" w14:textId="64C8E21C" w:rsid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As you are writing the protocol, remove all instructions so that they are not contained in the final version of your protocol.</w:t>
      </w:r>
    </w:p>
    <w:p w14:paraId="16659CE6" w14:textId="57C42659" w:rsidR="00AE2A56" w:rsidRPr="00AE2A56" w:rsidRDefault="00AE2A56" w:rsidP="00AE2A56">
      <w:pPr>
        <w:spacing w:after="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Note: If your project is a Training, Development or Umbrella Grant Application (waiting for funding with no human participant research yet) you should complete the protocol template but you are not required to submit any of the other participant facing documents.</w:t>
      </w:r>
    </w:p>
    <w:p w14:paraId="05D35CDB" w14:textId="77777777" w:rsidR="00AE2A56" w:rsidRPr="00AE2A56" w:rsidRDefault="00AE2A56" w:rsidP="00AE2A56">
      <w:pPr>
        <w:spacing w:after="120" w:line="240" w:lineRule="auto"/>
        <w:ind w:left="1080" w:right="720" w:hanging="360"/>
        <w:rPr>
          <w:rFonts w:ascii="Times New Roman" w:eastAsia="Times New Roman" w:hAnsi="Times New Roman" w:cs="Times New Roman"/>
          <w:sz w:val="24"/>
          <w:szCs w:val="24"/>
        </w:rPr>
      </w:pPr>
    </w:p>
    <w:p w14:paraId="189DFF93"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PROTOCOL TITLE:</w:t>
      </w:r>
    </w:p>
    <w:p w14:paraId="00625EDB" w14:textId="1D2214FA" w:rsidR="00AE2A56" w:rsidRPr="00AE2A56" w:rsidRDefault="00A60E14" w:rsidP="00AE2A56">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NSF INSPIRE: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58DDB0B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PRINCIPAL INVESTIGATOR:</w:t>
      </w:r>
    </w:p>
    <w:p w14:paraId="4BD1C01D" w14:textId="6F7BFF7E" w:rsidR="00AE2A56" w:rsidRPr="00AE2A56" w:rsidRDefault="00A60E14" w:rsidP="00AE2A56">
      <w:pPr>
        <w:autoSpaceDE w:val="0"/>
        <w:autoSpaceDN w:val="0"/>
        <w:adjustRightInd w:val="0"/>
        <w:spacing w:before="120"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Vicky </w:t>
      </w:r>
      <w:proofErr w:type="spellStart"/>
      <w:r>
        <w:rPr>
          <w:rFonts w:ascii="Times New Roman" w:eastAsia="Times New Roman" w:hAnsi="Times New Roman" w:cs="Times New Roman"/>
          <w:color w:val="000000"/>
          <w:sz w:val="24"/>
          <w:szCs w:val="24"/>
        </w:rPr>
        <w:t>Kalogera</w:t>
      </w:r>
      <w:proofErr w:type="spellEnd"/>
    </w:p>
    <w:p w14:paraId="48C3FA04" w14:textId="1909C4FE" w:rsid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Center for Interdisciplinary Exploration and Research in Astrophysics/</w:t>
      </w:r>
    </w:p>
    <w:p w14:paraId="35A51455" w14:textId="26D6FC06" w:rsidR="00815ED1"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Department of Physics &amp; Astronomy</w:t>
      </w:r>
    </w:p>
    <w:p w14:paraId="215B515C" w14:textId="2552C67C" w:rsidR="00AE2A56"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(847) 491-5669</w:t>
      </w:r>
    </w:p>
    <w:p w14:paraId="474CEB19" w14:textId="7F29A703" w:rsidR="00AE2A56" w:rsidRPr="00AE2A56" w:rsidRDefault="00815ED1" w:rsidP="00815ED1">
      <w:pPr>
        <w:autoSpaceDE w:val="0"/>
        <w:autoSpaceDN w:val="0"/>
        <w:adjustRightInd w:val="0"/>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8" w:history="1">
        <w:r w:rsidRPr="00BB55EB">
          <w:rPr>
            <w:rStyle w:val="Hyperlink"/>
            <w:rFonts w:ascii="Times New Roman" w:eastAsia="Times New Roman" w:hAnsi="Times New Roman" w:cs="Times New Roman"/>
            <w:sz w:val="24"/>
            <w:szCs w:val="24"/>
          </w:rPr>
          <w:t>vicky@northwestern.edu</w:t>
        </w:r>
      </w:hyperlink>
      <w:r>
        <w:rPr>
          <w:rFonts w:ascii="Times New Roman" w:eastAsia="Times New Roman" w:hAnsi="Times New Roman" w:cs="Times New Roman"/>
          <w:color w:val="000000"/>
          <w:sz w:val="24"/>
          <w:szCs w:val="24"/>
        </w:rPr>
        <w:t xml:space="preserve"> </w:t>
      </w:r>
    </w:p>
    <w:p w14:paraId="16C0806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VERSION DATE:</w:t>
      </w:r>
    </w:p>
    <w:p w14:paraId="5C834666" w14:textId="0B8BF414" w:rsidR="00212984" w:rsidRDefault="0070730C" w:rsidP="00212984">
      <w:pPr>
        <w:autoSpaceDE w:val="0"/>
        <w:autoSpaceDN w:val="0"/>
        <w:adjustRightInd w:val="0"/>
        <w:spacing w:after="0" w:line="240" w:lineRule="auto"/>
        <w:rPr>
          <w:rFonts w:ascii="Times New Roman" w:hAnsi="Times New Roman" w:cs="Times New Roman"/>
          <w:b/>
          <w:bCs/>
          <w:sz w:val="28"/>
          <w:szCs w:val="28"/>
        </w:rPr>
      </w:pPr>
      <w:r>
        <w:rPr>
          <w:rFonts w:ascii="Times New Roman" w:eastAsia="Times New Roman" w:hAnsi="Times New Roman" w:cs="Times New Roman"/>
          <w:color w:val="000000"/>
          <w:sz w:val="24"/>
          <w:szCs w:val="24"/>
        </w:rPr>
        <w:tab/>
      </w:r>
      <w:r w:rsidR="00264C74">
        <w:rPr>
          <w:rFonts w:ascii="Times New Roman" w:eastAsia="Times New Roman" w:hAnsi="Times New Roman" w:cs="Times New Roman"/>
          <w:color w:val="000000"/>
          <w:sz w:val="24"/>
          <w:szCs w:val="24"/>
        </w:rPr>
        <w:t xml:space="preserve"> </w:t>
      </w:r>
      <w:del w:id="0" w:author="Scott B Coughlin" w:date="2016-12-08T10:56:00Z">
        <w:r w:rsidR="00264C74" w:rsidDel="00FD4A02">
          <w:rPr>
            <w:rFonts w:ascii="Times New Roman" w:eastAsia="Times New Roman" w:hAnsi="Times New Roman" w:cs="Times New Roman"/>
            <w:color w:val="000000"/>
            <w:sz w:val="24"/>
            <w:szCs w:val="24"/>
          </w:rPr>
          <w:delText xml:space="preserve">June </w:delText>
        </w:r>
      </w:del>
      <w:ins w:id="1" w:author="Scott B Coughlin" w:date="2016-12-08T10:56:00Z">
        <w:r w:rsidR="00743887">
          <w:rPr>
            <w:rFonts w:ascii="Times New Roman" w:eastAsia="Times New Roman" w:hAnsi="Times New Roman" w:cs="Times New Roman"/>
            <w:color w:val="000000"/>
            <w:sz w:val="24"/>
            <w:szCs w:val="24"/>
          </w:rPr>
          <w:t>December 14</w:t>
        </w:r>
      </w:ins>
      <w:del w:id="2" w:author="Scott B Coughlin" w:date="2016-12-08T10:56:00Z">
        <w:r w:rsidR="003D2ADB" w:rsidDel="00FD4A02">
          <w:rPr>
            <w:rFonts w:ascii="Times New Roman" w:eastAsia="Times New Roman" w:hAnsi="Times New Roman" w:cs="Times New Roman"/>
            <w:color w:val="000000"/>
            <w:sz w:val="24"/>
            <w:szCs w:val="24"/>
          </w:rPr>
          <w:delText>1</w:delText>
        </w:r>
        <w:r w:rsidR="005F6BE1" w:rsidDel="00FD4A02">
          <w:rPr>
            <w:rFonts w:ascii="Times New Roman" w:eastAsia="Times New Roman" w:hAnsi="Times New Roman" w:cs="Times New Roman"/>
            <w:color w:val="000000"/>
            <w:sz w:val="24"/>
            <w:szCs w:val="24"/>
          </w:rPr>
          <w:delText>7</w:delText>
        </w:r>
      </w:del>
      <w:r w:rsidR="00264C74" w:rsidRPr="009C5C9C">
        <w:rPr>
          <w:rFonts w:ascii="Times New Roman" w:eastAsia="Times New Roman" w:hAnsi="Times New Roman" w:cs="Times New Roman"/>
          <w:color w:val="000000"/>
          <w:sz w:val="24"/>
          <w:szCs w:val="24"/>
          <w:vertAlign w:val="superscript"/>
        </w:rPr>
        <w:t>th</w:t>
      </w:r>
      <w:r w:rsidR="00264C74">
        <w:rPr>
          <w:rFonts w:ascii="Times New Roman" w:eastAsia="Times New Roman" w:hAnsi="Times New Roman" w:cs="Times New Roman"/>
          <w:color w:val="000000"/>
          <w:sz w:val="24"/>
          <w:szCs w:val="24"/>
        </w:rPr>
        <w:t>, 2016</w:t>
      </w:r>
    </w:p>
    <w:p w14:paraId="4FD9771E" w14:textId="580C40BE" w:rsidR="00101B25" w:rsidRDefault="00AE2A56" w:rsidP="00DD18DA">
      <w:pPr>
        <w:rPr>
          <w:rFonts w:ascii="Times New Roman" w:hAnsi="Times New Roman" w:cs="Times New Roman"/>
          <w:iCs/>
          <w:sz w:val="24"/>
          <w:szCs w:val="24"/>
        </w:rPr>
      </w:pPr>
      <w:r>
        <w:rPr>
          <w:rFonts w:ascii="Times New Roman" w:hAnsi="Times New Roman" w:cs="Times New Roman"/>
          <w:iCs/>
          <w:sz w:val="24"/>
          <w:szCs w:val="24"/>
        </w:rPr>
        <w:br w:type="page"/>
      </w:r>
    </w:p>
    <w:p w14:paraId="330BEB25" w14:textId="0B0E4C1D" w:rsidR="00EA7C96" w:rsidRPr="004B6CDB" w:rsidRDefault="00AE2A56" w:rsidP="00EA7C96">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1.0 </w:t>
      </w:r>
      <w:r w:rsidR="00101B25" w:rsidRPr="004B6CDB">
        <w:rPr>
          <w:rFonts w:ascii="Times New Roman" w:hAnsi="Times New Roman" w:cs="Times New Roman"/>
          <w:b/>
          <w:bCs/>
          <w:sz w:val="28"/>
          <w:szCs w:val="28"/>
        </w:rPr>
        <w:t xml:space="preserve"> </w:t>
      </w:r>
      <w:r w:rsidR="00101B25">
        <w:rPr>
          <w:rFonts w:ascii="Times New Roman" w:hAnsi="Times New Roman" w:cs="Times New Roman"/>
          <w:b/>
          <w:bCs/>
          <w:sz w:val="28"/>
          <w:szCs w:val="28"/>
        </w:rPr>
        <w:t>Purpose</w:t>
      </w:r>
      <w:proofErr w:type="gramEnd"/>
      <w:r w:rsidR="00101B25">
        <w:rPr>
          <w:rFonts w:ascii="Times New Roman" w:hAnsi="Times New Roman" w:cs="Times New Roman"/>
          <w:b/>
          <w:bCs/>
          <w:sz w:val="28"/>
          <w:szCs w:val="28"/>
        </w:rPr>
        <w:t xml:space="preserve"> of the Study: </w:t>
      </w:r>
    </w:p>
    <w:p w14:paraId="166DA80F" w14:textId="62DB44FD" w:rsidR="00815ED1" w:rsidRDefault="005B4E6B" w:rsidP="00815ED1">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The “</w:t>
      </w:r>
      <w:r w:rsidR="009B0CE0">
        <w:rPr>
          <w:rFonts w:ascii="Times New Roman" w:hAnsi="Times New Roman" w:cs="Times New Roman"/>
          <w:iCs/>
          <w:sz w:val="24"/>
          <w:szCs w:val="24"/>
        </w:rPr>
        <w:t>Gravity Spy</w:t>
      </w:r>
      <w:r w:rsidR="00815ED1">
        <w:rPr>
          <w:rFonts w:ascii="Times New Roman" w:hAnsi="Times New Roman" w:cs="Times New Roman"/>
          <w:iCs/>
          <w:sz w:val="24"/>
          <w:szCs w:val="24"/>
        </w:rPr>
        <w:t xml:space="preserve">” project will utilize the citizen-science </w:t>
      </w:r>
      <w:r w:rsidR="002E333A">
        <w:rPr>
          <w:rFonts w:ascii="Times New Roman" w:hAnsi="Times New Roman" w:cs="Times New Roman"/>
          <w:iCs/>
          <w:sz w:val="24"/>
          <w:szCs w:val="24"/>
        </w:rPr>
        <w:t xml:space="preserve">web </w:t>
      </w:r>
      <w:r w:rsidR="00815ED1">
        <w:rPr>
          <w:rFonts w:ascii="Times New Roman" w:hAnsi="Times New Roman" w:cs="Times New Roman"/>
          <w:iCs/>
          <w:sz w:val="24"/>
          <w:szCs w:val="24"/>
        </w:rPr>
        <w:t xml:space="preserve">infrastructure known as </w:t>
      </w:r>
      <w:proofErr w:type="spellStart"/>
      <w:r w:rsidR="00815ED1">
        <w:rPr>
          <w:rFonts w:ascii="Times New Roman" w:hAnsi="Times New Roman" w:cs="Times New Roman"/>
          <w:iCs/>
          <w:sz w:val="24"/>
          <w:szCs w:val="24"/>
        </w:rPr>
        <w:t>Zooniverse</w:t>
      </w:r>
      <w:proofErr w:type="spellEnd"/>
      <w:r w:rsidR="00815ED1">
        <w:rPr>
          <w:rFonts w:ascii="Times New Roman" w:hAnsi="Times New Roman" w:cs="Times New Roman"/>
          <w:iCs/>
          <w:sz w:val="24"/>
          <w:szCs w:val="24"/>
        </w:rPr>
        <w:t xml:space="preserve"> (</w:t>
      </w:r>
      <w:hyperlink r:id="rId9" w:history="1">
        <w:r w:rsidR="00815ED1" w:rsidRPr="00BB55EB">
          <w:rPr>
            <w:rStyle w:val="Hyperlink"/>
            <w:rFonts w:ascii="Times New Roman" w:hAnsi="Times New Roman" w:cs="Times New Roman"/>
            <w:iCs/>
            <w:sz w:val="24"/>
            <w:szCs w:val="24"/>
          </w:rPr>
          <w:t>http://zooniverse.org/</w:t>
        </w:r>
      </w:hyperlink>
      <w:r w:rsidR="002E333A">
        <w:rPr>
          <w:rFonts w:ascii="Times New Roman" w:hAnsi="Times New Roman" w:cs="Times New Roman"/>
          <w:iCs/>
          <w:sz w:val="24"/>
          <w:szCs w:val="24"/>
        </w:rPr>
        <w:t>), drawing on members o</w:t>
      </w:r>
      <w:r w:rsidR="00815ED1">
        <w:rPr>
          <w:rFonts w:ascii="Times New Roman" w:hAnsi="Times New Roman" w:cs="Times New Roman"/>
          <w:iCs/>
          <w:sz w:val="24"/>
          <w:szCs w:val="24"/>
        </w:rPr>
        <w:t>f t</w:t>
      </w:r>
      <w:r w:rsidR="002E333A">
        <w:rPr>
          <w:rFonts w:ascii="Times New Roman" w:hAnsi="Times New Roman" w:cs="Times New Roman"/>
          <w:iCs/>
          <w:sz w:val="24"/>
          <w:szCs w:val="24"/>
        </w:rPr>
        <w:t>he public to help identify “noise” in data from the revolutionary new</w:t>
      </w:r>
      <w:r w:rsidR="002535D4">
        <w:rPr>
          <w:rFonts w:ascii="Times New Roman" w:hAnsi="Times New Roman" w:cs="Times New Roman"/>
          <w:iCs/>
          <w:sz w:val="24"/>
          <w:szCs w:val="24"/>
        </w:rPr>
        <w:t xml:space="preserve"> </w:t>
      </w:r>
      <w:r w:rsidR="008774C6">
        <w:rPr>
          <w:rFonts w:ascii="Times New Roman" w:hAnsi="Times New Roman" w:cs="Times New Roman"/>
          <w:iCs/>
          <w:sz w:val="24"/>
          <w:szCs w:val="24"/>
        </w:rPr>
        <w:t xml:space="preserve">Advanced </w:t>
      </w:r>
      <w:r w:rsidR="00815ED1">
        <w:rPr>
          <w:rFonts w:ascii="Times New Roman" w:hAnsi="Times New Roman" w:cs="Times New Roman"/>
          <w:iCs/>
          <w:sz w:val="24"/>
          <w:szCs w:val="24"/>
        </w:rPr>
        <w:t>Laser Interferometer Gravitational-wave Observatory (</w:t>
      </w:r>
      <w:proofErr w:type="spellStart"/>
      <w:r w:rsidR="002535D4">
        <w:rPr>
          <w:rFonts w:ascii="Times New Roman" w:hAnsi="Times New Roman" w:cs="Times New Roman"/>
          <w:iCs/>
          <w:sz w:val="24"/>
          <w:szCs w:val="24"/>
        </w:rPr>
        <w:t>a</w:t>
      </w:r>
      <w:r w:rsidR="00815ED1">
        <w:rPr>
          <w:rFonts w:ascii="Times New Roman" w:hAnsi="Times New Roman" w:cs="Times New Roman"/>
          <w:iCs/>
          <w:sz w:val="24"/>
          <w:szCs w:val="24"/>
        </w:rPr>
        <w:t>LIGO</w:t>
      </w:r>
      <w:proofErr w:type="spellEnd"/>
      <w:r w:rsidR="00815ED1">
        <w:rPr>
          <w:rFonts w:ascii="Times New Roman" w:hAnsi="Times New Roman" w:cs="Times New Roman"/>
          <w:iCs/>
          <w:sz w:val="24"/>
          <w:szCs w:val="24"/>
        </w:rPr>
        <w:t>). The noise</w:t>
      </w:r>
      <w:r w:rsidR="008774C6">
        <w:rPr>
          <w:rFonts w:ascii="Times New Roman" w:hAnsi="Times New Roman" w:cs="Times New Roman"/>
          <w:iCs/>
          <w:sz w:val="24"/>
          <w:szCs w:val="24"/>
        </w:rPr>
        <w:t xml:space="preserve"> sources</w:t>
      </w:r>
      <w:r w:rsidR="00815ED1">
        <w:rPr>
          <w:rFonts w:ascii="Times New Roman" w:hAnsi="Times New Roman" w:cs="Times New Roman"/>
          <w:iCs/>
          <w:sz w:val="24"/>
          <w:szCs w:val="24"/>
        </w:rPr>
        <w:t xml:space="preserve"> identified by </w:t>
      </w:r>
      <w:r w:rsidR="008774C6">
        <w:rPr>
          <w:rFonts w:ascii="Times New Roman" w:hAnsi="Times New Roman" w:cs="Times New Roman"/>
          <w:iCs/>
          <w:sz w:val="24"/>
          <w:szCs w:val="24"/>
        </w:rPr>
        <w:t>citizen scientists</w:t>
      </w:r>
      <w:r w:rsidR="00815ED1">
        <w:rPr>
          <w:rFonts w:ascii="Times New Roman" w:hAnsi="Times New Roman" w:cs="Times New Roman"/>
          <w:iCs/>
          <w:sz w:val="24"/>
          <w:szCs w:val="24"/>
        </w:rPr>
        <w:t xml:space="preserve"> </w:t>
      </w:r>
      <w:r w:rsidR="00FC5F19">
        <w:rPr>
          <w:rFonts w:ascii="Times New Roman" w:hAnsi="Times New Roman" w:cs="Times New Roman"/>
          <w:iCs/>
          <w:sz w:val="24"/>
          <w:szCs w:val="24"/>
        </w:rPr>
        <w:t xml:space="preserve">in this crowd-sourcing project </w:t>
      </w:r>
      <w:r w:rsidR="00815ED1">
        <w:rPr>
          <w:rFonts w:ascii="Times New Roman" w:hAnsi="Times New Roman" w:cs="Times New Roman"/>
          <w:iCs/>
          <w:sz w:val="24"/>
          <w:szCs w:val="24"/>
        </w:rPr>
        <w:t xml:space="preserve">will then be </w:t>
      </w:r>
      <w:proofErr w:type="gramStart"/>
      <w:r w:rsidR="00815ED1">
        <w:rPr>
          <w:rFonts w:ascii="Times New Roman" w:hAnsi="Times New Roman" w:cs="Times New Roman"/>
          <w:iCs/>
          <w:sz w:val="24"/>
          <w:szCs w:val="24"/>
        </w:rPr>
        <w:t>entered into a</w:t>
      </w:r>
      <w:proofErr w:type="gramEnd"/>
      <w:r w:rsidR="00815ED1">
        <w:rPr>
          <w:rFonts w:ascii="Times New Roman" w:hAnsi="Times New Roman" w:cs="Times New Roman"/>
          <w:iCs/>
          <w:sz w:val="24"/>
          <w:szCs w:val="24"/>
        </w:rPr>
        <w:t xml:space="preserve"> machine-learning algorithm that </w:t>
      </w:r>
      <w:r w:rsidR="00FC5F19">
        <w:rPr>
          <w:rFonts w:ascii="Times New Roman" w:hAnsi="Times New Roman" w:cs="Times New Roman"/>
          <w:iCs/>
          <w:sz w:val="24"/>
          <w:szCs w:val="24"/>
        </w:rPr>
        <w:t xml:space="preserve">will </w:t>
      </w:r>
      <w:r w:rsidR="008774C6">
        <w:rPr>
          <w:rFonts w:ascii="Times New Roman" w:hAnsi="Times New Roman" w:cs="Times New Roman"/>
          <w:iCs/>
          <w:sz w:val="24"/>
          <w:szCs w:val="24"/>
        </w:rPr>
        <w:t>use those determinations to learn</w:t>
      </w:r>
      <w:r w:rsidR="00FC5F19">
        <w:rPr>
          <w:rFonts w:ascii="Times New Roman" w:hAnsi="Times New Roman" w:cs="Times New Roman"/>
          <w:iCs/>
          <w:sz w:val="24"/>
          <w:szCs w:val="24"/>
        </w:rPr>
        <w:t xml:space="preserve"> to filter </w:t>
      </w:r>
      <w:r w:rsidR="002E333A">
        <w:rPr>
          <w:rFonts w:ascii="Times New Roman" w:hAnsi="Times New Roman" w:cs="Times New Roman"/>
          <w:iCs/>
          <w:sz w:val="24"/>
          <w:szCs w:val="24"/>
        </w:rPr>
        <w:t>such</w:t>
      </w:r>
      <w:r w:rsidR="00FC5F19">
        <w:rPr>
          <w:rFonts w:ascii="Times New Roman" w:hAnsi="Times New Roman" w:cs="Times New Roman"/>
          <w:iCs/>
          <w:sz w:val="24"/>
          <w:szCs w:val="24"/>
        </w:rPr>
        <w:t xml:space="preserve"> noise from the data, allowing human workers to advance to identifying other sources of noise. The goal of this study is to combine the distinctive strengths of large-scale computers (the ability to sift through large volumes of data) with those of humans (the ability to identify patterns and spot discrepancies). This work will then allow a high-quality characterization of the </w:t>
      </w:r>
      <w:proofErr w:type="spellStart"/>
      <w:r w:rsidR="002535D4">
        <w:rPr>
          <w:rFonts w:ascii="Times New Roman" w:hAnsi="Times New Roman" w:cs="Times New Roman"/>
          <w:iCs/>
          <w:sz w:val="24"/>
          <w:szCs w:val="24"/>
        </w:rPr>
        <w:t>a</w:t>
      </w:r>
      <w:r w:rsidR="00FC5F19">
        <w:rPr>
          <w:rFonts w:ascii="Times New Roman" w:hAnsi="Times New Roman" w:cs="Times New Roman"/>
          <w:iCs/>
          <w:sz w:val="24"/>
          <w:szCs w:val="24"/>
        </w:rPr>
        <w:t>LIGO</w:t>
      </w:r>
      <w:proofErr w:type="spellEnd"/>
      <w:r w:rsidR="00FC5F19">
        <w:rPr>
          <w:rFonts w:ascii="Times New Roman" w:hAnsi="Times New Roman" w:cs="Times New Roman"/>
          <w:iCs/>
          <w:sz w:val="24"/>
          <w:szCs w:val="24"/>
        </w:rPr>
        <w:t xml:space="preserve"> detector.</w:t>
      </w:r>
    </w:p>
    <w:p w14:paraId="17D69C8C" w14:textId="77777777" w:rsidR="00101B25" w:rsidRPr="004B6CDB" w:rsidRDefault="00101B25" w:rsidP="00FC5F19">
      <w:pPr>
        <w:autoSpaceDE w:val="0"/>
        <w:autoSpaceDN w:val="0"/>
        <w:adjustRightInd w:val="0"/>
        <w:spacing w:after="0" w:line="240" w:lineRule="auto"/>
        <w:rPr>
          <w:rFonts w:ascii="Times New Roman" w:hAnsi="Times New Roman" w:cs="Times New Roman"/>
          <w:iCs/>
          <w:sz w:val="24"/>
          <w:szCs w:val="24"/>
        </w:rPr>
      </w:pPr>
    </w:p>
    <w:p w14:paraId="1F406C05" w14:textId="3C43EAC9" w:rsidR="00F910CF" w:rsidRPr="004B6CDB" w:rsidRDefault="00AE2A56" w:rsidP="00F910CF">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2.0 </w:t>
      </w:r>
      <w:r w:rsidR="00F910CF" w:rsidRPr="004B6CDB">
        <w:rPr>
          <w:rFonts w:ascii="Times New Roman" w:hAnsi="Times New Roman" w:cs="Times New Roman"/>
          <w:b/>
          <w:bCs/>
          <w:sz w:val="28"/>
          <w:szCs w:val="28"/>
        </w:rPr>
        <w:t xml:space="preserve"> Background</w:t>
      </w:r>
      <w:proofErr w:type="gramEnd"/>
      <w:r w:rsidR="00B13CC2">
        <w:rPr>
          <w:rFonts w:ascii="Times New Roman" w:hAnsi="Times New Roman" w:cs="Times New Roman"/>
          <w:b/>
          <w:bCs/>
          <w:sz w:val="28"/>
          <w:szCs w:val="28"/>
        </w:rPr>
        <w:t xml:space="preserve"> / Literature Review / Rationale for the study</w:t>
      </w:r>
      <w:r w:rsidR="00F910CF" w:rsidRPr="004B6CDB">
        <w:rPr>
          <w:rFonts w:ascii="Times New Roman" w:hAnsi="Times New Roman" w:cs="Times New Roman"/>
          <w:b/>
          <w:bCs/>
          <w:sz w:val="28"/>
          <w:szCs w:val="28"/>
        </w:rPr>
        <w:t>:</w:t>
      </w:r>
    </w:p>
    <w:p w14:paraId="4F1696BA" w14:textId="59BB6A6D" w:rsidR="00460BAF" w:rsidRDefault="00460BAF" w:rsidP="00460BAF">
      <w:pPr>
        <w:autoSpaceDE w:val="0"/>
        <w:autoSpaceDN w:val="0"/>
        <w:adjustRightInd w:val="0"/>
        <w:spacing w:after="0" w:line="240" w:lineRule="auto"/>
        <w:rPr>
          <w:rFonts w:ascii="Times New Roman" w:hAnsi="Times New Roman" w:cs="Times New Roman"/>
          <w:iCs/>
          <w:sz w:val="24"/>
          <w:szCs w:val="24"/>
        </w:rPr>
      </w:pPr>
      <w:r w:rsidRPr="00460BAF">
        <w:rPr>
          <w:rFonts w:ascii="Times New Roman" w:hAnsi="Times New Roman" w:cs="Times New Roman"/>
          <w:iCs/>
          <w:sz w:val="24"/>
          <w:szCs w:val="24"/>
        </w:rPr>
        <w:t>Advanced LIGO (Advanced Laser Interferometer Gravitational-wave Observatory, or ‘</w:t>
      </w:r>
      <w:proofErr w:type="spellStart"/>
      <w:r w:rsidRPr="00460BAF">
        <w:rPr>
          <w:rFonts w:ascii="Times New Roman" w:hAnsi="Times New Roman" w:cs="Times New Roman"/>
          <w:iCs/>
          <w:sz w:val="24"/>
          <w:szCs w:val="24"/>
        </w:rPr>
        <w:t>aLIGO</w:t>
      </w:r>
      <w:proofErr w:type="spellEnd"/>
      <w:r w:rsidRPr="00460BAF">
        <w:rPr>
          <w:rFonts w:ascii="Times New Roman" w:hAnsi="Times New Roman" w:cs="Times New Roman"/>
          <w:iCs/>
          <w:sz w:val="24"/>
          <w:szCs w:val="24"/>
        </w:rPr>
        <w:t xml:space="preserve">’) is the most complicated experiment ever undertaken in gravitational physics. </w:t>
      </w:r>
      <w:r w:rsidR="0027148B">
        <w:rPr>
          <w:rFonts w:ascii="Times New Roman" w:hAnsi="Times New Roman" w:cs="Times New Roman"/>
          <w:iCs/>
          <w:sz w:val="24"/>
          <w:szCs w:val="24"/>
        </w:rPr>
        <w:t xml:space="preserve">The </w:t>
      </w:r>
      <w:proofErr w:type="spellStart"/>
      <w:r w:rsidR="0027148B">
        <w:rPr>
          <w:rFonts w:ascii="Times New Roman" w:hAnsi="Times New Roman" w:cs="Times New Roman"/>
          <w:iCs/>
          <w:sz w:val="24"/>
          <w:szCs w:val="24"/>
        </w:rPr>
        <w:t>aLIGO</w:t>
      </w:r>
      <w:proofErr w:type="spellEnd"/>
      <w:r w:rsidR="0027148B">
        <w:rPr>
          <w:rFonts w:ascii="Times New Roman" w:hAnsi="Times New Roman" w:cs="Times New Roman"/>
          <w:iCs/>
          <w:sz w:val="24"/>
          <w:szCs w:val="24"/>
        </w:rPr>
        <w:t xml:space="preserve"> detectors have already </w:t>
      </w:r>
      <w:proofErr w:type="gramStart"/>
      <w:r w:rsidR="0027148B">
        <w:rPr>
          <w:rFonts w:ascii="Times New Roman" w:hAnsi="Times New Roman" w:cs="Times New Roman"/>
          <w:iCs/>
          <w:sz w:val="24"/>
          <w:szCs w:val="24"/>
        </w:rPr>
        <w:t>opened</w:t>
      </w:r>
      <w:r w:rsidRPr="00460BAF">
        <w:rPr>
          <w:rFonts w:ascii="Times New Roman" w:hAnsi="Times New Roman" w:cs="Times New Roman"/>
          <w:iCs/>
          <w:sz w:val="24"/>
          <w:szCs w:val="24"/>
        </w:rPr>
        <w:t xml:space="preserve"> up</w:t>
      </w:r>
      <w:proofErr w:type="gramEnd"/>
      <w:r w:rsidRPr="00460BAF">
        <w:rPr>
          <w:rFonts w:ascii="Times New Roman" w:hAnsi="Times New Roman" w:cs="Times New Roman"/>
          <w:iCs/>
          <w:sz w:val="24"/>
          <w:szCs w:val="24"/>
        </w:rPr>
        <w:t xml:space="preserve"> the window of gravitational-wave observations on the Universe. However, the high detector sensitivity needed for astrophysical discoveries makes </w:t>
      </w:r>
      <w:proofErr w:type="spellStart"/>
      <w:r w:rsidRPr="00460BAF">
        <w:rPr>
          <w:rFonts w:ascii="Times New Roman" w:hAnsi="Times New Roman" w:cs="Times New Roman"/>
          <w:iCs/>
          <w:sz w:val="24"/>
          <w:szCs w:val="24"/>
        </w:rPr>
        <w:t>aLIGO</w:t>
      </w:r>
      <w:proofErr w:type="spellEnd"/>
      <w:r w:rsidRPr="00460BAF">
        <w:rPr>
          <w:rFonts w:ascii="Times New Roman" w:hAnsi="Times New Roman" w:cs="Times New Roman"/>
          <w:iCs/>
          <w:sz w:val="24"/>
          <w:szCs w:val="24"/>
        </w:rPr>
        <w:t xml:space="preserve"> very susceptible to non-cosmic artifacts and noise that must be identified and separated from cosmic signals. Teaching computers to identify and morphologically classify these artifacts in detector data is exceedingly difficult. Human eyesight is a proven tool for classification, but the </w:t>
      </w:r>
      <w:proofErr w:type="spellStart"/>
      <w:r w:rsidRPr="00460BAF">
        <w:rPr>
          <w:rFonts w:ascii="Times New Roman" w:hAnsi="Times New Roman" w:cs="Times New Roman"/>
          <w:iCs/>
          <w:sz w:val="24"/>
          <w:szCs w:val="24"/>
        </w:rPr>
        <w:t>aLIGO</w:t>
      </w:r>
      <w:proofErr w:type="spellEnd"/>
      <w:r w:rsidRPr="00460BAF">
        <w:rPr>
          <w:rFonts w:ascii="Times New Roman" w:hAnsi="Times New Roman" w:cs="Times New Roman"/>
          <w:iCs/>
          <w:sz w:val="24"/>
          <w:szCs w:val="24"/>
        </w:rPr>
        <w:t xml:space="preserve"> data streams from approximately 30,000 sensors and monitors</w:t>
      </w:r>
      <w:r w:rsidR="0027148B">
        <w:rPr>
          <w:rFonts w:ascii="Times New Roman" w:hAnsi="Times New Roman" w:cs="Times New Roman"/>
          <w:iCs/>
          <w:sz w:val="24"/>
          <w:szCs w:val="24"/>
        </w:rPr>
        <w:t>,</w:t>
      </w:r>
      <w:r w:rsidRPr="00460BAF">
        <w:rPr>
          <w:rFonts w:ascii="Times New Roman" w:hAnsi="Times New Roman" w:cs="Times New Roman"/>
          <w:iCs/>
          <w:sz w:val="24"/>
          <w:szCs w:val="24"/>
        </w:rPr>
        <w:t xml:space="preserve"> easily overwhelm</w:t>
      </w:r>
      <w:r w:rsidR="0027148B">
        <w:rPr>
          <w:rFonts w:ascii="Times New Roman" w:hAnsi="Times New Roman" w:cs="Times New Roman"/>
          <w:iCs/>
          <w:sz w:val="24"/>
          <w:szCs w:val="24"/>
        </w:rPr>
        <w:t>ing</w:t>
      </w:r>
      <w:r w:rsidRPr="00460BAF">
        <w:rPr>
          <w:rFonts w:ascii="Times New Roman" w:hAnsi="Times New Roman" w:cs="Times New Roman"/>
          <w:iCs/>
          <w:sz w:val="24"/>
          <w:szCs w:val="24"/>
        </w:rPr>
        <w:t xml:space="preserve"> a single human. We therefore propose an innovative, interdisciplinary collaboration between LIGO and </w:t>
      </w:r>
      <w:proofErr w:type="spellStart"/>
      <w:r w:rsidRPr="00460BAF">
        <w:rPr>
          <w:rFonts w:ascii="Times New Roman" w:hAnsi="Times New Roman" w:cs="Times New Roman"/>
          <w:iCs/>
          <w:sz w:val="24"/>
          <w:szCs w:val="24"/>
        </w:rPr>
        <w:t>Zooniverse</w:t>
      </w:r>
      <w:proofErr w:type="spellEnd"/>
      <w:r w:rsidRPr="00460BAF">
        <w:rPr>
          <w:rFonts w:ascii="Times New Roman" w:hAnsi="Times New Roman" w:cs="Times New Roman"/>
          <w:iCs/>
          <w:sz w:val="24"/>
          <w:szCs w:val="24"/>
        </w:rPr>
        <w:t xml:space="preserve">. The </w:t>
      </w:r>
      <w:proofErr w:type="spellStart"/>
      <w:r w:rsidRPr="00460BAF">
        <w:rPr>
          <w:rFonts w:ascii="Times New Roman" w:hAnsi="Times New Roman" w:cs="Times New Roman"/>
          <w:iCs/>
          <w:sz w:val="24"/>
          <w:szCs w:val="24"/>
        </w:rPr>
        <w:t>Zooniverse</w:t>
      </w:r>
      <w:proofErr w:type="spellEnd"/>
      <w:r w:rsidRPr="00460BAF">
        <w:rPr>
          <w:rFonts w:ascii="Times New Roman" w:hAnsi="Times New Roman" w:cs="Times New Roman"/>
          <w:iCs/>
          <w:sz w:val="24"/>
          <w:szCs w:val="24"/>
        </w:rPr>
        <w:t xml:space="preserve"> project has fielded a workable crowdsourcing model (currently involving over a million people</w:t>
      </w:r>
      <w:r w:rsidR="002E333A">
        <w:rPr>
          <w:rFonts w:ascii="Times New Roman" w:hAnsi="Times New Roman" w:cs="Times New Roman"/>
          <w:iCs/>
          <w:sz w:val="24"/>
          <w:szCs w:val="24"/>
        </w:rPr>
        <w:t xml:space="preserve"> on 30 projects) through which “citizen scientists”</w:t>
      </w:r>
      <w:r w:rsidRPr="00460BAF">
        <w:rPr>
          <w:rFonts w:ascii="Times New Roman" w:hAnsi="Times New Roman" w:cs="Times New Roman"/>
          <w:iCs/>
          <w:sz w:val="24"/>
          <w:szCs w:val="24"/>
        </w:rPr>
        <w:t xml:space="preserve"> provide largescale analyses of scientific data. We will couple human classification with a machine learning model that learns from the citizen scientists </w:t>
      </w:r>
      <w:proofErr w:type="gramStart"/>
      <w:r w:rsidRPr="00460BAF">
        <w:rPr>
          <w:rFonts w:ascii="Times New Roman" w:hAnsi="Times New Roman" w:cs="Times New Roman"/>
          <w:iCs/>
          <w:sz w:val="24"/>
          <w:szCs w:val="24"/>
        </w:rPr>
        <w:t>and also</w:t>
      </w:r>
      <w:proofErr w:type="gramEnd"/>
      <w:r w:rsidRPr="00460BAF">
        <w:rPr>
          <w:rFonts w:ascii="Times New Roman" w:hAnsi="Times New Roman" w:cs="Times New Roman"/>
          <w:iCs/>
          <w:sz w:val="24"/>
          <w:szCs w:val="24"/>
        </w:rPr>
        <w:t xml:space="preserve"> guides how information is provided to participants. A novel feature of this system will be its reliance on volunteers to discover new glitch classes, not just use existing ones. The project includes research on the human-centered computing aspects of this socio-computational system. This proposed </w:t>
      </w:r>
      <w:r w:rsidR="0027148B">
        <w:rPr>
          <w:rFonts w:ascii="Times New Roman" w:hAnsi="Times New Roman" w:cs="Times New Roman"/>
          <w:iCs/>
          <w:sz w:val="24"/>
          <w:szCs w:val="24"/>
        </w:rPr>
        <w:t xml:space="preserve">Gravity-Spy </w:t>
      </w:r>
      <w:r w:rsidRPr="00460BAF">
        <w:rPr>
          <w:rFonts w:ascii="Times New Roman" w:hAnsi="Times New Roman" w:cs="Times New Roman"/>
          <w:iCs/>
          <w:sz w:val="24"/>
          <w:szCs w:val="24"/>
        </w:rPr>
        <w:t xml:space="preserve">collaboration is a natural fit with the </w:t>
      </w:r>
      <w:proofErr w:type="spellStart"/>
      <w:r w:rsidRPr="00460BAF">
        <w:rPr>
          <w:rFonts w:ascii="Times New Roman" w:hAnsi="Times New Roman" w:cs="Times New Roman"/>
          <w:iCs/>
          <w:sz w:val="24"/>
          <w:szCs w:val="24"/>
        </w:rPr>
        <w:t>Zooniverse</w:t>
      </w:r>
      <w:proofErr w:type="spellEnd"/>
      <w:r w:rsidRPr="00460BAF">
        <w:rPr>
          <w:rFonts w:ascii="Times New Roman" w:hAnsi="Times New Roman" w:cs="Times New Roman"/>
          <w:iCs/>
          <w:sz w:val="24"/>
          <w:szCs w:val="24"/>
        </w:rPr>
        <w:t xml:space="preserve"> Model -- engaging citizens directly </w:t>
      </w:r>
      <w:proofErr w:type="gramStart"/>
      <w:r w:rsidRPr="00460BAF">
        <w:rPr>
          <w:rFonts w:ascii="Times New Roman" w:hAnsi="Times New Roman" w:cs="Times New Roman"/>
          <w:iCs/>
          <w:sz w:val="24"/>
          <w:szCs w:val="24"/>
        </w:rPr>
        <w:t xml:space="preserve">in </w:t>
      </w:r>
      <w:r w:rsidR="00C47A80">
        <w:rPr>
          <w:rFonts w:ascii="Times New Roman" w:hAnsi="Times New Roman" w:cs="Times New Roman"/>
          <w:iCs/>
          <w:sz w:val="24"/>
          <w:szCs w:val="24"/>
        </w:rPr>
        <w:t>an</w:t>
      </w:r>
      <w:r w:rsidR="00C47A80" w:rsidRPr="00460BAF">
        <w:rPr>
          <w:rFonts w:ascii="Times New Roman" w:hAnsi="Times New Roman" w:cs="Times New Roman"/>
          <w:iCs/>
          <w:sz w:val="24"/>
          <w:szCs w:val="24"/>
        </w:rPr>
        <w:t xml:space="preserve"> </w:t>
      </w:r>
      <w:r w:rsidRPr="00460BAF">
        <w:rPr>
          <w:rFonts w:ascii="Times New Roman" w:hAnsi="Times New Roman" w:cs="Times New Roman"/>
          <w:iCs/>
          <w:sz w:val="24"/>
          <w:szCs w:val="24"/>
        </w:rPr>
        <w:t>effort to</w:t>
      </w:r>
      <w:proofErr w:type="gramEnd"/>
      <w:r w:rsidRPr="00460BAF">
        <w:rPr>
          <w:rFonts w:ascii="Times New Roman" w:hAnsi="Times New Roman" w:cs="Times New Roman"/>
          <w:iCs/>
          <w:sz w:val="24"/>
          <w:szCs w:val="24"/>
        </w:rPr>
        <w:t xml:space="preserve"> </w:t>
      </w:r>
      <w:r w:rsidR="00C47A80">
        <w:rPr>
          <w:rFonts w:ascii="Times New Roman" w:hAnsi="Times New Roman" w:cs="Times New Roman"/>
          <w:iCs/>
          <w:sz w:val="24"/>
          <w:szCs w:val="24"/>
        </w:rPr>
        <w:t>improve the chances</w:t>
      </w:r>
      <w:r w:rsidRPr="00460BAF">
        <w:rPr>
          <w:rFonts w:ascii="Times New Roman" w:hAnsi="Times New Roman" w:cs="Times New Roman"/>
          <w:iCs/>
          <w:sz w:val="24"/>
          <w:szCs w:val="24"/>
        </w:rPr>
        <w:t xml:space="preserve"> of detecting astrophysical sources of gravitational waves.</w:t>
      </w:r>
    </w:p>
    <w:p w14:paraId="4C5A7633" w14:textId="77777777" w:rsidR="006F6F43" w:rsidRDefault="006F6F43" w:rsidP="00460BAF">
      <w:pPr>
        <w:autoSpaceDE w:val="0"/>
        <w:autoSpaceDN w:val="0"/>
        <w:adjustRightInd w:val="0"/>
        <w:spacing w:after="0" w:line="240" w:lineRule="auto"/>
        <w:rPr>
          <w:rFonts w:ascii="Times New Roman" w:hAnsi="Times New Roman" w:cs="Times New Roman"/>
          <w:iCs/>
          <w:sz w:val="24"/>
          <w:szCs w:val="24"/>
        </w:rPr>
      </w:pPr>
    </w:p>
    <w:p w14:paraId="4575565F" w14:textId="705697B1" w:rsidR="006F6F43" w:rsidRPr="006F6F43" w:rsidRDefault="006F6F43" w:rsidP="006F6F43">
      <w:pPr>
        <w:autoSpaceDE w:val="0"/>
        <w:autoSpaceDN w:val="0"/>
        <w:adjustRightInd w:val="0"/>
        <w:spacing w:after="0" w:line="240" w:lineRule="auto"/>
        <w:rPr>
          <w:rFonts w:ascii="Times New Roman" w:hAnsi="Times New Roman" w:cs="Times New Roman"/>
          <w:iCs/>
          <w:sz w:val="24"/>
          <w:szCs w:val="24"/>
        </w:rPr>
      </w:pPr>
      <w:r w:rsidRPr="006F6F43">
        <w:rPr>
          <w:rFonts w:ascii="Times New Roman" w:hAnsi="Times New Roman" w:cs="Times New Roman"/>
          <w:iCs/>
          <w:sz w:val="24"/>
          <w:szCs w:val="24"/>
        </w:rPr>
        <w:t xml:space="preserve">The proposed work will help </w:t>
      </w:r>
      <w:proofErr w:type="spellStart"/>
      <w:r w:rsidRPr="006F6F43">
        <w:rPr>
          <w:rFonts w:ascii="Times New Roman" w:hAnsi="Times New Roman" w:cs="Times New Roman"/>
          <w:iCs/>
          <w:sz w:val="24"/>
          <w:szCs w:val="24"/>
        </w:rPr>
        <w:t>aLIGO</w:t>
      </w:r>
      <w:proofErr w:type="spellEnd"/>
      <w:r w:rsidRPr="006F6F43">
        <w:rPr>
          <w:rFonts w:ascii="Times New Roman" w:hAnsi="Times New Roman" w:cs="Times New Roman"/>
          <w:iCs/>
          <w:sz w:val="24"/>
          <w:szCs w:val="24"/>
        </w:rPr>
        <w:t xml:space="preserve"> to quickly identify noise and artifacts in the science data stream, separating out legitimate astrophysical events, and allowing those events to be distributed to other observatories for more detailed source identification and study. </w:t>
      </w:r>
      <w:proofErr w:type="gramStart"/>
      <w:r w:rsidRPr="006F6F43">
        <w:rPr>
          <w:rFonts w:ascii="Times New Roman" w:hAnsi="Times New Roman" w:cs="Times New Roman"/>
          <w:iCs/>
          <w:sz w:val="24"/>
          <w:szCs w:val="24"/>
        </w:rPr>
        <w:t>In the course of</w:t>
      </w:r>
      <w:proofErr w:type="gramEnd"/>
      <w:r w:rsidRPr="006F6F43">
        <w:rPr>
          <w:rFonts w:ascii="Times New Roman" w:hAnsi="Times New Roman" w:cs="Times New Roman"/>
          <w:iCs/>
          <w:sz w:val="24"/>
          <w:szCs w:val="24"/>
        </w:rPr>
        <w:t xml:space="preserve"> this project, we will also build and evaluate an interface between machine learning and human learning that will itself be an advance on current methods. The interface between human learning and machine learning can be depicted as a loop: (1) by sifting through enormous amounts of </w:t>
      </w:r>
      <w:proofErr w:type="spellStart"/>
      <w:r w:rsidRPr="006F6F43">
        <w:rPr>
          <w:rFonts w:ascii="Times New Roman" w:hAnsi="Times New Roman" w:cs="Times New Roman"/>
          <w:iCs/>
          <w:sz w:val="24"/>
          <w:szCs w:val="24"/>
        </w:rPr>
        <w:t>aLIGO</w:t>
      </w:r>
      <w:proofErr w:type="spellEnd"/>
      <w:r w:rsidRPr="006F6F43">
        <w:rPr>
          <w:rFonts w:ascii="Times New Roman" w:hAnsi="Times New Roman" w:cs="Times New Roman"/>
          <w:iCs/>
          <w:sz w:val="24"/>
          <w:szCs w:val="24"/>
        </w:rPr>
        <w:t xml:space="preserve"> data, the citizen sc</w:t>
      </w:r>
      <w:r w:rsidR="002E333A">
        <w:rPr>
          <w:rFonts w:ascii="Times New Roman" w:hAnsi="Times New Roman" w:cs="Times New Roman"/>
          <w:iCs/>
          <w:sz w:val="24"/>
          <w:szCs w:val="24"/>
        </w:rPr>
        <w:t>ientists will produce a robust “</w:t>
      </w:r>
      <w:r w:rsidRPr="006F6F43">
        <w:rPr>
          <w:rFonts w:ascii="Times New Roman" w:hAnsi="Times New Roman" w:cs="Times New Roman"/>
          <w:iCs/>
          <w:sz w:val="24"/>
          <w:szCs w:val="24"/>
        </w:rPr>
        <w:t xml:space="preserve">gold </w:t>
      </w:r>
      <w:r w:rsidR="002E333A">
        <w:rPr>
          <w:rFonts w:ascii="Times New Roman" w:hAnsi="Times New Roman" w:cs="Times New Roman"/>
          <w:iCs/>
          <w:sz w:val="24"/>
          <w:szCs w:val="24"/>
        </w:rPr>
        <w:t>standard”</w:t>
      </w:r>
      <w:r>
        <w:rPr>
          <w:rFonts w:ascii="Times New Roman" w:hAnsi="Times New Roman" w:cs="Times New Roman"/>
          <w:iCs/>
          <w:sz w:val="24"/>
          <w:szCs w:val="24"/>
        </w:rPr>
        <w:t xml:space="preserve"> glitch dataset that </w:t>
      </w:r>
      <w:r w:rsidRPr="006F6F43">
        <w:rPr>
          <w:rFonts w:ascii="Times New Roman" w:hAnsi="Times New Roman" w:cs="Times New Roman"/>
          <w:iCs/>
          <w:sz w:val="24"/>
          <w:szCs w:val="24"/>
        </w:rPr>
        <w:t xml:space="preserve">can be used to seed and train machine learning algorithms that will aid in the identification task; and (2) the machine learning protocols that select and classify glitch events will be developed to maximize the potential of our citizen scientists by organizing and passing the data to them in more effective ways. </w:t>
      </w:r>
      <w:r w:rsidR="00C17E2E">
        <w:rPr>
          <w:rFonts w:ascii="Times New Roman" w:hAnsi="Times New Roman" w:cs="Times New Roman"/>
          <w:iCs/>
          <w:sz w:val="24"/>
          <w:szCs w:val="24"/>
        </w:rPr>
        <w:t>This includes, but is not limited to, the evaluation of a citizen scientist’s skill level</w:t>
      </w:r>
      <w:r w:rsidR="005308FC">
        <w:rPr>
          <w:rFonts w:ascii="Times New Roman" w:hAnsi="Times New Roman" w:cs="Times New Roman"/>
          <w:iCs/>
          <w:sz w:val="24"/>
          <w:szCs w:val="24"/>
        </w:rPr>
        <w:t xml:space="preserve"> (Beginner, Apprentice, </w:t>
      </w:r>
      <w:ins w:id="3" w:author="Scott B Coughlin" w:date="2016-10-19T09:19:00Z">
        <w:r w:rsidR="00293FD8">
          <w:rPr>
            <w:rFonts w:ascii="Times New Roman" w:hAnsi="Times New Roman" w:cs="Times New Roman"/>
            <w:iCs/>
            <w:sz w:val="24"/>
            <w:szCs w:val="24"/>
          </w:rPr>
          <w:t xml:space="preserve">and </w:t>
        </w:r>
      </w:ins>
      <w:r w:rsidR="005308FC">
        <w:rPr>
          <w:rFonts w:ascii="Times New Roman" w:hAnsi="Times New Roman" w:cs="Times New Roman"/>
          <w:iCs/>
          <w:sz w:val="24"/>
          <w:szCs w:val="24"/>
        </w:rPr>
        <w:t>Master</w:t>
      </w:r>
      <w:del w:id="4" w:author="Scott B Coughlin" w:date="2016-10-19T09:19:00Z">
        <w:r w:rsidR="00405941" w:rsidDel="00293FD8">
          <w:rPr>
            <w:rFonts w:ascii="Times New Roman" w:hAnsi="Times New Roman" w:cs="Times New Roman"/>
            <w:iCs/>
            <w:sz w:val="24"/>
            <w:szCs w:val="24"/>
          </w:rPr>
          <w:delText>, and Expert</w:delText>
        </w:r>
      </w:del>
      <w:r w:rsidR="005308FC">
        <w:rPr>
          <w:rFonts w:ascii="Times New Roman" w:hAnsi="Times New Roman" w:cs="Times New Roman"/>
          <w:iCs/>
          <w:sz w:val="24"/>
          <w:szCs w:val="24"/>
        </w:rPr>
        <w:t>)</w:t>
      </w:r>
      <w:r w:rsidR="00C17E2E">
        <w:rPr>
          <w:rFonts w:ascii="Times New Roman" w:hAnsi="Times New Roman" w:cs="Times New Roman"/>
          <w:iCs/>
          <w:sz w:val="24"/>
          <w:szCs w:val="24"/>
        </w:rPr>
        <w:t>.</w:t>
      </w:r>
      <w:ins w:id="5" w:author="Scott B Coughlin" w:date="2016-10-19T09:19:00Z">
        <w:r w:rsidR="00293FD8">
          <w:rPr>
            <w:rFonts w:ascii="Times New Roman" w:hAnsi="Times New Roman" w:cs="Times New Roman"/>
            <w:iCs/>
            <w:sz w:val="24"/>
            <w:szCs w:val="24"/>
          </w:rPr>
          <w:t xml:space="preserve"> There are three beginner leve</w:t>
        </w:r>
        <w:r w:rsidR="003F0676">
          <w:rPr>
            <w:rFonts w:ascii="Times New Roman" w:hAnsi="Times New Roman" w:cs="Times New Roman"/>
            <w:iCs/>
            <w:sz w:val="24"/>
            <w:szCs w:val="24"/>
          </w:rPr>
          <w:t>ls, one apprentice level,</w:t>
        </w:r>
      </w:ins>
      <w:ins w:id="6" w:author="Scott B Coughlin" w:date="2016-10-19T09:22:00Z">
        <w:r w:rsidR="003F0676">
          <w:rPr>
            <w:rFonts w:ascii="Times New Roman" w:hAnsi="Times New Roman" w:cs="Times New Roman"/>
            <w:iCs/>
            <w:sz w:val="24"/>
            <w:szCs w:val="24"/>
          </w:rPr>
          <w:t xml:space="preserve"> </w:t>
        </w:r>
      </w:ins>
      <w:ins w:id="7" w:author="Scott B Coughlin" w:date="2016-10-19T09:19:00Z">
        <w:r w:rsidR="003F0676">
          <w:rPr>
            <w:rFonts w:ascii="Times New Roman" w:hAnsi="Times New Roman" w:cs="Times New Roman"/>
            <w:iCs/>
            <w:sz w:val="24"/>
            <w:szCs w:val="24"/>
          </w:rPr>
          <w:t>and one</w:t>
        </w:r>
        <w:r w:rsidR="00293FD8">
          <w:rPr>
            <w:rFonts w:ascii="Times New Roman" w:hAnsi="Times New Roman" w:cs="Times New Roman"/>
            <w:iCs/>
            <w:sz w:val="24"/>
            <w:szCs w:val="24"/>
          </w:rPr>
          <w:t xml:space="preserve"> master level.</w:t>
        </w:r>
      </w:ins>
      <w:r w:rsidR="00C17E2E">
        <w:rPr>
          <w:rFonts w:ascii="Times New Roman" w:hAnsi="Times New Roman" w:cs="Times New Roman"/>
          <w:iCs/>
          <w:sz w:val="24"/>
          <w:szCs w:val="24"/>
        </w:rPr>
        <w:t xml:space="preserve"> The skill level of a citizen scientist will impact the difficulty of the </w:t>
      </w:r>
      <w:r w:rsidR="00C47A80">
        <w:rPr>
          <w:rFonts w:ascii="Times New Roman" w:hAnsi="Times New Roman" w:cs="Times New Roman"/>
          <w:iCs/>
          <w:sz w:val="24"/>
          <w:szCs w:val="24"/>
        </w:rPr>
        <w:t>identification task</w:t>
      </w:r>
      <w:r w:rsidR="00C17E2E">
        <w:rPr>
          <w:rFonts w:ascii="Times New Roman" w:hAnsi="Times New Roman" w:cs="Times New Roman"/>
          <w:iCs/>
          <w:sz w:val="24"/>
          <w:szCs w:val="24"/>
        </w:rPr>
        <w:t xml:space="preserve"> given to them. </w:t>
      </w:r>
      <w:r w:rsidRPr="006F6F43">
        <w:rPr>
          <w:rFonts w:ascii="Times New Roman" w:hAnsi="Times New Roman" w:cs="Times New Roman"/>
          <w:iCs/>
          <w:sz w:val="24"/>
          <w:szCs w:val="24"/>
        </w:rPr>
        <w:t>While we have robust models for the first part of this loop, we know little about how us</w:t>
      </w:r>
      <w:r w:rsidR="00C47A80">
        <w:rPr>
          <w:rFonts w:ascii="Times New Roman" w:hAnsi="Times New Roman" w:cs="Times New Roman"/>
          <w:iCs/>
          <w:sz w:val="24"/>
          <w:szCs w:val="24"/>
        </w:rPr>
        <w:t>ing</w:t>
      </w:r>
      <w:r w:rsidRPr="006F6F43">
        <w:rPr>
          <w:rFonts w:ascii="Times New Roman" w:hAnsi="Times New Roman" w:cs="Times New Roman"/>
          <w:iCs/>
          <w:sz w:val="24"/>
          <w:szCs w:val="24"/>
        </w:rPr>
        <w:t xml:space="preserve"> machine-coded data </w:t>
      </w:r>
      <w:r w:rsidR="00C47A80">
        <w:rPr>
          <w:rFonts w:ascii="Times New Roman" w:hAnsi="Times New Roman" w:cs="Times New Roman"/>
          <w:iCs/>
          <w:sz w:val="24"/>
          <w:szCs w:val="24"/>
        </w:rPr>
        <w:t>will</w:t>
      </w:r>
      <w:r w:rsidRPr="006F6F43">
        <w:rPr>
          <w:rFonts w:ascii="Times New Roman" w:hAnsi="Times New Roman" w:cs="Times New Roman"/>
          <w:iCs/>
          <w:sz w:val="24"/>
          <w:szCs w:val="24"/>
        </w:rPr>
        <w:t xml:space="preserve"> improve human learning and performance. The project will experiment with the task design and workflow organization (leveraging previous </w:t>
      </w:r>
      <w:proofErr w:type="spellStart"/>
      <w:r w:rsidRPr="006F6F43">
        <w:rPr>
          <w:rFonts w:ascii="Times New Roman" w:hAnsi="Times New Roman" w:cs="Times New Roman"/>
          <w:iCs/>
          <w:sz w:val="24"/>
          <w:szCs w:val="24"/>
        </w:rPr>
        <w:t>Zooniverse</w:t>
      </w:r>
      <w:proofErr w:type="spellEnd"/>
      <w:r w:rsidRPr="006F6F43">
        <w:rPr>
          <w:rFonts w:ascii="Times New Roman" w:hAnsi="Times New Roman" w:cs="Times New Roman"/>
          <w:iCs/>
          <w:sz w:val="24"/>
          <w:szCs w:val="24"/>
        </w:rPr>
        <w:t xml:space="preserve"> experience) to build a system that takes advantage of the distinctive strengths of the machines (ability to process large amounts of data systematically) and the humans (ability to </w:t>
      </w:r>
      <w:r w:rsidRPr="006F6F43">
        <w:rPr>
          <w:rFonts w:ascii="Times New Roman" w:hAnsi="Times New Roman" w:cs="Times New Roman"/>
          <w:iCs/>
          <w:sz w:val="24"/>
          <w:szCs w:val="24"/>
        </w:rPr>
        <w:lastRenderedPageBreak/>
        <w:t xml:space="preserve">identify patterns and spot discrepancies), and then using the model we develop to enable high-quality </w:t>
      </w:r>
      <w:proofErr w:type="spellStart"/>
      <w:r w:rsidRPr="006F6F43">
        <w:rPr>
          <w:rFonts w:ascii="Times New Roman" w:hAnsi="Times New Roman" w:cs="Times New Roman"/>
          <w:iCs/>
          <w:sz w:val="24"/>
          <w:szCs w:val="24"/>
        </w:rPr>
        <w:t>aLIGO</w:t>
      </w:r>
      <w:proofErr w:type="spellEnd"/>
      <w:r w:rsidRPr="006F6F43">
        <w:rPr>
          <w:rFonts w:ascii="Times New Roman" w:hAnsi="Times New Roman" w:cs="Times New Roman"/>
          <w:iCs/>
          <w:sz w:val="24"/>
          <w:szCs w:val="24"/>
        </w:rPr>
        <w:t xml:space="preserve"> detector characterization and gravitational-wave searches.</w:t>
      </w:r>
    </w:p>
    <w:p w14:paraId="7050DF18" w14:textId="77777777" w:rsidR="00F910CF" w:rsidRPr="004B6CDB" w:rsidRDefault="00F910CF" w:rsidP="00F910CF">
      <w:pPr>
        <w:autoSpaceDE w:val="0"/>
        <w:autoSpaceDN w:val="0"/>
        <w:adjustRightInd w:val="0"/>
        <w:spacing w:after="0" w:line="240" w:lineRule="auto"/>
        <w:rPr>
          <w:rFonts w:ascii="Times New Roman" w:hAnsi="Times New Roman" w:cs="Times New Roman"/>
          <w:iCs/>
          <w:sz w:val="24"/>
          <w:szCs w:val="24"/>
        </w:rPr>
      </w:pPr>
    </w:p>
    <w:p w14:paraId="02B2611E" w14:textId="77777777" w:rsidR="00E666B0" w:rsidRDefault="00AE2A56" w:rsidP="00E666B0">
      <w:pPr>
        <w:autoSpaceDE w:val="0"/>
        <w:autoSpaceDN w:val="0"/>
        <w:adjustRightInd w:val="0"/>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8"/>
          <w:szCs w:val="28"/>
        </w:rPr>
        <w:t>3.0</w:t>
      </w:r>
      <w:r w:rsidR="00F910CF" w:rsidRPr="004B6CDB">
        <w:rPr>
          <w:rFonts w:ascii="Times New Roman" w:hAnsi="Times New Roman" w:cs="Times New Roman"/>
          <w:b/>
          <w:bCs/>
          <w:sz w:val="28"/>
          <w:szCs w:val="28"/>
        </w:rPr>
        <w:t xml:space="preserve"> </w:t>
      </w:r>
      <w:r w:rsidR="00232DA2">
        <w:rPr>
          <w:rFonts w:ascii="Times New Roman" w:hAnsi="Times New Roman" w:cs="Times New Roman"/>
          <w:b/>
          <w:bCs/>
          <w:sz w:val="28"/>
          <w:szCs w:val="28"/>
        </w:rPr>
        <w:t xml:space="preserve"> I</w:t>
      </w:r>
      <w:r w:rsidR="000468B2">
        <w:rPr>
          <w:rFonts w:ascii="Times New Roman" w:hAnsi="Times New Roman" w:cs="Times New Roman"/>
          <w:b/>
          <w:bCs/>
          <w:sz w:val="28"/>
          <w:szCs w:val="28"/>
        </w:rPr>
        <w:t>nclusion</w:t>
      </w:r>
      <w:proofErr w:type="gramEnd"/>
      <w:r w:rsidR="000468B2">
        <w:rPr>
          <w:rFonts w:ascii="Times New Roman" w:hAnsi="Times New Roman" w:cs="Times New Roman"/>
          <w:b/>
          <w:bCs/>
          <w:sz w:val="28"/>
          <w:szCs w:val="28"/>
        </w:rPr>
        <w:t xml:space="preserve"> and exclusion c</w:t>
      </w:r>
      <w:r w:rsidR="00A74FAA" w:rsidRPr="004B6CDB">
        <w:rPr>
          <w:rFonts w:ascii="Times New Roman" w:hAnsi="Times New Roman" w:cs="Times New Roman"/>
          <w:b/>
          <w:bCs/>
          <w:sz w:val="28"/>
          <w:szCs w:val="28"/>
        </w:rPr>
        <w:t>riteria:</w:t>
      </w:r>
    </w:p>
    <w:p w14:paraId="5B176023" w14:textId="10A76BD9" w:rsidR="00FD4A02" w:rsidRDefault="00FD4A02" w:rsidP="00E666B0">
      <w:pPr>
        <w:autoSpaceDE w:val="0"/>
        <w:autoSpaceDN w:val="0"/>
        <w:adjustRightInd w:val="0"/>
        <w:spacing w:after="0" w:line="240" w:lineRule="auto"/>
        <w:rPr>
          <w:ins w:id="8" w:author="Scott B Coughlin" w:date="2016-12-08T11:01:00Z"/>
          <w:rFonts w:ascii="Times New Roman" w:hAnsi="Times New Roman" w:cs="Times New Roman"/>
          <w:iCs/>
          <w:sz w:val="24"/>
          <w:szCs w:val="24"/>
        </w:rPr>
      </w:pPr>
      <w:ins w:id="9" w:author="Scott B Coughlin" w:date="2016-12-08T10:58:00Z">
        <w:r>
          <w:rPr>
            <w:rFonts w:ascii="Times New Roman" w:hAnsi="Times New Roman" w:cs="Times New Roman"/>
            <w:iCs/>
            <w:sz w:val="24"/>
            <w:szCs w:val="24"/>
          </w:rPr>
          <w:t xml:space="preserve">For the non-human research aspects of the project, experiments will be open to </w:t>
        </w:r>
      </w:ins>
      <w:ins w:id="10" w:author="Scott B Coughlin" w:date="2016-12-08T10:59:00Z">
        <w:r>
          <w:rPr>
            <w:rFonts w:ascii="Times New Roman" w:hAnsi="Times New Roman" w:cs="Times New Roman"/>
            <w:iCs/>
            <w:sz w:val="24"/>
            <w:szCs w:val="24"/>
          </w:rPr>
          <w:t>all current members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 as well as the public. (There are currently approximately 1,300,000 participants on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w:t>
        </w:r>
      </w:ins>
      <w:ins w:id="11" w:author="Scott B Coughlin" w:date="2016-12-08T11:01:00Z">
        <w:r>
          <w:rPr>
            <w:rFonts w:ascii="Times New Roman" w:hAnsi="Times New Roman" w:cs="Times New Roman"/>
            <w:iCs/>
            <w:sz w:val="24"/>
            <w:szCs w:val="24"/>
          </w:rPr>
          <w:t xml:space="preserve"> We do not have a limit on the number of participants for the Gravity-Spy project, and do not have limiting participation criteria; also, we do not require subjects to enter their name (if they do enter a name, that name is not used in our data analysis).</w:t>
        </w:r>
      </w:ins>
    </w:p>
    <w:p w14:paraId="01E10B8C" w14:textId="77777777" w:rsidR="00FD4A02" w:rsidRDefault="00FD4A02" w:rsidP="00E666B0">
      <w:pPr>
        <w:autoSpaceDE w:val="0"/>
        <w:autoSpaceDN w:val="0"/>
        <w:adjustRightInd w:val="0"/>
        <w:spacing w:after="0" w:line="240" w:lineRule="auto"/>
        <w:rPr>
          <w:ins w:id="12" w:author="Scott B Coughlin" w:date="2016-12-08T10:58:00Z"/>
          <w:rFonts w:ascii="Times New Roman" w:hAnsi="Times New Roman" w:cs="Times New Roman"/>
          <w:iCs/>
          <w:sz w:val="24"/>
          <w:szCs w:val="24"/>
        </w:rPr>
      </w:pPr>
    </w:p>
    <w:p w14:paraId="44F057D4" w14:textId="77777777" w:rsidR="0014058F" w:rsidRPr="0014058F" w:rsidRDefault="0014058F" w:rsidP="0014058F">
      <w:pPr>
        <w:spacing w:after="0" w:line="240" w:lineRule="auto"/>
        <w:rPr>
          <w:ins w:id="13" w:author="Scott B Coughlin" w:date="2016-12-14T09:43:00Z"/>
          <w:rFonts w:ascii="Times New Roman" w:eastAsia="Times New Roman" w:hAnsi="Times New Roman" w:cs="Times New Roman"/>
          <w:sz w:val="24"/>
          <w:szCs w:val="24"/>
        </w:rPr>
      </w:pPr>
      <w:ins w:id="14" w:author="Scott B Coughlin" w:date="2016-12-14T09:43:00Z">
        <w:r w:rsidRPr="0014058F">
          <w:rPr>
            <w:rFonts w:ascii="Times New Roman" w:eastAsia="Times New Roman" w:hAnsi="Times New Roman" w:cs="Times New Roman"/>
            <w:color w:val="222222"/>
            <w:sz w:val="24"/>
            <w:szCs w:val="24"/>
            <w:shd w:val="clear" w:color="auto" w:fill="FFFFFF"/>
            <w:rPrChange w:id="15" w:author="Scott B Coughlin" w:date="2016-12-14T09:44:00Z">
              <w:rPr>
                <w:rFonts w:ascii="Arial" w:eastAsia="Times New Roman" w:hAnsi="Arial" w:cs="Arial"/>
                <w:color w:val="222222"/>
                <w:sz w:val="19"/>
                <w:szCs w:val="19"/>
                <w:shd w:val="clear" w:color="auto" w:fill="FFFFFF"/>
              </w:rPr>
            </w:rPrChange>
          </w:rPr>
          <w:t xml:space="preserve">For the human research aspects of the project to be conducted in the latter half of year 2, participants will be drawn from the above group of </w:t>
        </w:r>
        <w:proofErr w:type="spellStart"/>
        <w:r w:rsidRPr="0014058F">
          <w:rPr>
            <w:rFonts w:ascii="Times New Roman" w:eastAsia="Times New Roman" w:hAnsi="Times New Roman" w:cs="Times New Roman"/>
            <w:color w:val="222222"/>
            <w:sz w:val="24"/>
            <w:szCs w:val="24"/>
            <w:shd w:val="clear" w:color="auto" w:fill="FFFFFF"/>
            <w:rPrChange w:id="16" w:author="Scott B Coughlin" w:date="2016-12-14T09:44:00Z">
              <w:rPr>
                <w:rFonts w:ascii="Arial" w:eastAsia="Times New Roman" w:hAnsi="Arial" w:cs="Arial"/>
                <w:color w:val="222222"/>
                <w:sz w:val="19"/>
                <w:szCs w:val="19"/>
                <w:shd w:val="clear" w:color="auto" w:fill="FFFFFF"/>
              </w:rPr>
            </w:rPrChange>
          </w:rPr>
          <w:t>Zooniverse</w:t>
        </w:r>
        <w:proofErr w:type="spellEnd"/>
        <w:r w:rsidRPr="0014058F">
          <w:rPr>
            <w:rFonts w:ascii="Times New Roman" w:eastAsia="Times New Roman" w:hAnsi="Times New Roman" w:cs="Times New Roman"/>
            <w:color w:val="222222"/>
            <w:sz w:val="24"/>
            <w:szCs w:val="24"/>
            <w:shd w:val="clear" w:color="auto" w:fill="FFFFFF"/>
            <w:rPrChange w:id="17" w:author="Scott B Coughlin" w:date="2016-12-14T09:44:00Z">
              <w:rPr>
                <w:rFonts w:ascii="Arial" w:eastAsia="Times New Roman" w:hAnsi="Arial" w:cs="Arial"/>
                <w:color w:val="222222"/>
                <w:sz w:val="19"/>
                <w:szCs w:val="19"/>
                <w:shd w:val="clear" w:color="auto" w:fill="FFFFFF"/>
              </w:rPr>
            </w:rPrChange>
          </w:rPr>
          <w:t xml:space="preserve"> participants with the additional requirement that participants will agree to a notice of Informed Consent (to be written later by the Syracuse team) that will require them to be at least 18 years old; therefore, only adults will be included. Pregnant women may be included, but they are not specifically targeted as our study does not concern that </w:t>
        </w:r>
        <w:proofErr w:type="gramStart"/>
        <w:r w:rsidRPr="0014058F">
          <w:rPr>
            <w:rFonts w:ascii="Times New Roman" w:eastAsia="Times New Roman" w:hAnsi="Times New Roman" w:cs="Times New Roman"/>
            <w:color w:val="222222"/>
            <w:sz w:val="24"/>
            <w:szCs w:val="24"/>
            <w:shd w:val="clear" w:color="auto" w:fill="FFFFFF"/>
            <w:rPrChange w:id="18" w:author="Scott B Coughlin" w:date="2016-12-14T09:44:00Z">
              <w:rPr>
                <w:rFonts w:ascii="Arial" w:eastAsia="Times New Roman" w:hAnsi="Arial" w:cs="Arial"/>
                <w:color w:val="222222"/>
                <w:sz w:val="19"/>
                <w:szCs w:val="19"/>
                <w:shd w:val="clear" w:color="auto" w:fill="FFFFFF"/>
              </w:rPr>
            </w:rPrChange>
          </w:rPr>
          <w:t>particular group</w:t>
        </w:r>
        <w:proofErr w:type="gramEnd"/>
        <w:r w:rsidRPr="0014058F">
          <w:rPr>
            <w:rFonts w:ascii="Times New Roman" w:eastAsia="Times New Roman" w:hAnsi="Times New Roman" w:cs="Times New Roman"/>
            <w:color w:val="222222"/>
            <w:sz w:val="24"/>
            <w:szCs w:val="24"/>
            <w:shd w:val="clear" w:color="auto" w:fill="FFFFFF"/>
            <w:rPrChange w:id="19" w:author="Scott B Coughlin" w:date="2016-12-14T09:44:00Z">
              <w:rPr>
                <w:rFonts w:ascii="Arial" w:eastAsia="Times New Roman" w:hAnsi="Arial" w:cs="Arial"/>
                <w:color w:val="222222"/>
                <w:sz w:val="19"/>
                <w:szCs w:val="19"/>
                <w:shd w:val="clear" w:color="auto" w:fill="FFFFFF"/>
              </w:rPr>
            </w:rPrChange>
          </w:rPr>
          <w:t>.</w:t>
        </w:r>
      </w:ins>
    </w:p>
    <w:p w14:paraId="181BE1A5" w14:textId="5D0EE05C" w:rsidR="00FD4A02" w:rsidRPr="00FD4A02" w:rsidDel="00FD4A02" w:rsidRDefault="006F6F43" w:rsidP="00E666B0">
      <w:pPr>
        <w:autoSpaceDE w:val="0"/>
        <w:autoSpaceDN w:val="0"/>
        <w:adjustRightInd w:val="0"/>
        <w:spacing w:after="0" w:line="240" w:lineRule="auto"/>
        <w:rPr>
          <w:del w:id="20" w:author="Scott B Coughlin" w:date="2016-12-08T11:04:00Z"/>
          <w:rFonts w:ascii="Times New Roman" w:hAnsi="Times New Roman" w:cs="Times New Roman"/>
          <w:iCs/>
          <w:sz w:val="24"/>
          <w:szCs w:val="24"/>
          <w:rPrChange w:id="21" w:author="Scott B Coughlin" w:date="2016-12-08T10:59:00Z">
            <w:rPr>
              <w:del w:id="22" w:author="Scott B Coughlin" w:date="2016-12-08T11:04:00Z"/>
              <w:rFonts w:ascii="Times New Roman" w:hAnsi="Times New Roman" w:cs="Times New Roman"/>
              <w:b/>
              <w:bCs/>
              <w:sz w:val="24"/>
              <w:szCs w:val="24"/>
            </w:rPr>
          </w:rPrChange>
        </w:rPr>
      </w:pPr>
      <w:del w:id="23" w:author="Scott B Coughlin" w:date="2016-12-08T11:01:00Z">
        <w:r w:rsidDel="00FD4A02">
          <w:rPr>
            <w:rFonts w:ascii="Times New Roman" w:hAnsi="Times New Roman" w:cs="Times New Roman"/>
            <w:iCs/>
            <w:sz w:val="24"/>
            <w:szCs w:val="24"/>
          </w:rPr>
          <w:delText xml:space="preserve">This project will be open to all current members of the “Zooniverse” website as well as the general public. (There are currently approximately 1,300,000 participants on the Zooniverse website.)  We do not have a limit on the number of participants for the </w:delText>
        </w:r>
        <w:r w:rsidR="00DA77D8" w:rsidDel="00FD4A02">
          <w:rPr>
            <w:rFonts w:ascii="Times New Roman" w:hAnsi="Times New Roman" w:cs="Times New Roman"/>
            <w:iCs/>
            <w:sz w:val="24"/>
            <w:szCs w:val="24"/>
          </w:rPr>
          <w:delText>Gravity-Spy</w:delText>
        </w:r>
        <w:r w:rsidDel="00FD4A02">
          <w:rPr>
            <w:rFonts w:ascii="Times New Roman" w:hAnsi="Times New Roman" w:cs="Times New Roman"/>
            <w:iCs/>
            <w:sz w:val="24"/>
            <w:szCs w:val="24"/>
          </w:rPr>
          <w:delText xml:space="preserve"> project</w:delText>
        </w:r>
        <w:r w:rsidR="0021301D" w:rsidDel="00FD4A02">
          <w:rPr>
            <w:rFonts w:ascii="Times New Roman" w:hAnsi="Times New Roman" w:cs="Times New Roman"/>
            <w:iCs/>
            <w:sz w:val="24"/>
            <w:szCs w:val="24"/>
          </w:rPr>
          <w:delText>, and do not have limiting</w:delText>
        </w:r>
        <w:r w:rsidDel="00FD4A02">
          <w:rPr>
            <w:rFonts w:ascii="Times New Roman" w:hAnsi="Times New Roman" w:cs="Times New Roman"/>
            <w:iCs/>
            <w:sz w:val="24"/>
            <w:szCs w:val="24"/>
          </w:rPr>
          <w:delText xml:space="preserve"> </w:delText>
        </w:r>
        <w:r w:rsidR="0021301D" w:rsidDel="00FD4A02">
          <w:rPr>
            <w:rFonts w:ascii="Times New Roman" w:hAnsi="Times New Roman" w:cs="Times New Roman"/>
            <w:iCs/>
            <w:sz w:val="24"/>
            <w:szCs w:val="24"/>
          </w:rPr>
          <w:delText>participation criteria; also, we do not require subjects to enter their name (if they do enter a name, that name is not used in our data analysis).</w:delText>
        </w:r>
      </w:del>
      <w:del w:id="24" w:author="Scott B Coughlin" w:date="2016-12-08T10:59:00Z">
        <w:r w:rsidR="0021301D" w:rsidDel="00FD4A02">
          <w:rPr>
            <w:rFonts w:ascii="Times New Roman" w:hAnsi="Times New Roman" w:cs="Times New Roman"/>
            <w:iCs/>
            <w:sz w:val="24"/>
            <w:szCs w:val="24"/>
          </w:rPr>
          <w:delText xml:space="preserve">  </w:delText>
        </w:r>
      </w:del>
    </w:p>
    <w:p w14:paraId="534F5D76" w14:textId="670EFC42" w:rsidR="006F6F43" w:rsidRPr="006F6F43" w:rsidDel="0014058F" w:rsidRDefault="0021301D">
      <w:pPr>
        <w:autoSpaceDE w:val="0"/>
        <w:autoSpaceDN w:val="0"/>
        <w:adjustRightInd w:val="0"/>
        <w:spacing w:after="0" w:line="240" w:lineRule="auto"/>
        <w:rPr>
          <w:del w:id="25" w:author="Scott B Coughlin" w:date="2016-12-14T09:43:00Z"/>
          <w:rFonts w:ascii="Times New Roman" w:hAnsi="Times New Roman" w:cs="Times New Roman"/>
          <w:iCs/>
          <w:sz w:val="24"/>
          <w:szCs w:val="24"/>
        </w:rPr>
        <w:pPrChange w:id="26" w:author="Scott B Coughlin" w:date="2016-12-08T11:04:00Z">
          <w:pPr>
            <w:autoSpaceDE w:val="0"/>
            <w:autoSpaceDN w:val="0"/>
            <w:adjustRightInd w:val="0"/>
            <w:spacing w:before="120" w:after="120" w:line="240" w:lineRule="auto"/>
          </w:pPr>
        </w:pPrChange>
      </w:pPr>
      <w:del w:id="27" w:author="Scott B Coughlin" w:date="2016-10-19T11:31:00Z">
        <w:r w:rsidDel="00667ADF">
          <w:rPr>
            <w:rFonts w:ascii="Times New Roman" w:hAnsi="Times New Roman" w:cs="Times New Roman"/>
            <w:iCs/>
            <w:sz w:val="24"/>
            <w:szCs w:val="24"/>
          </w:rPr>
          <w:delText>Our only exclusion criteria is that</w:delText>
        </w:r>
        <w:r w:rsidR="006F6F43" w:rsidDel="00667ADF">
          <w:rPr>
            <w:rFonts w:ascii="Times New Roman" w:hAnsi="Times New Roman" w:cs="Times New Roman"/>
            <w:iCs/>
            <w:sz w:val="24"/>
            <w:szCs w:val="24"/>
          </w:rPr>
          <w:delText xml:space="preserve"> each person who uses the Zooniverse website must agree </w:delText>
        </w:r>
        <w:r w:rsidDel="00667ADF">
          <w:rPr>
            <w:rFonts w:ascii="Times New Roman" w:hAnsi="Times New Roman" w:cs="Times New Roman"/>
            <w:iCs/>
            <w:sz w:val="24"/>
            <w:szCs w:val="24"/>
          </w:rPr>
          <w:delText>to</w:delText>
        </w:r>
        <w:r w:rsidR="0070730C" w:rsidDel="00667ADF">
          <w:rPr>
            <w:rFonts w:ascii="Times New Roman" w:hAnsi="Times New Roman" w:cs="Times New Roman"/>
            <w:iCs/>
            <w:sz w:val="24"/>
            <w:szCs w:val="24"/>
          </w:rPr>
          <w:delText xml:space="preserve"> a notice of Informed Consent</w:delText>
        </w:r>
        <w:r w:rsidR="007E43E1" w:rsidDel="00667ADF">
          <w:rPr>
            <w:rFonts w:ascii="Times New Roman" w:hAnsi="Times New Roman" w:cs="Times New Roman"/>
            <w:iCs/>
            <w:sz w:val="24"/>
            <w:szCs w:val="24"/>
          </w:rPr>
          <w:delText>, which will require that participants need to be at least 18 years old; therefore, we expect only adults will be included</w:delText>
        </w:r>
        <w:r w:rsidR="0070730C" w:rsidDel="00667ADF">
          <w:rPr>
            <w:rFonts w:ascii="Times New Roman" w:hAnsi="Times New Roman" w:cs="Times New Roman"/>
            <w:iCs/>
            <w:sz w:val="24"/>
            <w:szCs w:val="24"/>
          </w:rPr>
          <w:delText>.</w:delText>
        </w:r>
      </w:del>
      <w:del w:id="28" w:author="Scott B Coughlin" w:date="2016-10-19T11:32:00Z">
        <w:r w:rsidR="0070730C" w:rsidDel="00667ADF">
          <w:rPr>
            <w:rFonts w:ascii="Times New Roman" w:hAnsi="Times New Roman" w:cs="Times New Roman"/>
            <w:iCs/>
            <w:sz w:val="24"/>
            <w:szCs w:val="24"/>
          </w:rPr>
          <w:delText xml:space="preserve"> </w:delText>
        </w:r>
      </w:del>
      <w:del w:id="29" w:author="Scott B Coughlin" w:date="2016-10-19T11:34:00Z">
        <w:r w:rsidR="0070730C" w:rsidDel="00374483">
          <w:rPr>
            <w:rFonts w:ascii="Times New Roman" w:hAnsi="Times New Roman" w:cs="Times New Roman"/>
            <w:iCs/>
            <w:sz w:val="24"/>
            <w:szCs w:val="24"/>
          </w:rPr>
          <w:delText xml:space="preserve"> (</w:delText>
        </w:r>
      </w:del>
      <w:del w:id="30" w:author="Scott B Coughlin" w:date="2016-10-19T11:35:00Z">
        <w:r w:rsidR="0070730C" w:rsidDel="00374483">
          <w:rPr>
            <w:rFonts w:ascii="Times New Roman" w:hAnsi="Times New Roman" w:cs="Times New Roman"/>
            <w:iCs/>
            <w:sz w:val="24"/>
            <w:szCs w:val="24"/>
          </w:rPr>
          <w:delText>P</w:delText>
        </w:r>
      </w:del>
      <w:del w:id="31" w:author="Scott B Coughlin" w:date="2016-12-14T09:43:00Z">
        <w:r w:rsidR="0070730C" w:rsidDel="0014058F">
          <w:rPr>
            <w:rFonts w:ascii="Times New Roman" w:hAnsi="Times New Roman" w:cs="Times New Roman"/>
            <w:iCs/>
            <w:sz w:val="24"/>
            <w:szCs w:val="24"/>
          </w:rPr>
          <w:delText>regnant women ma</w:delText>
        </w:r>
        <w:r w:rsidR="00140C34" w:rsidDel="0014058F">
          <w:rPr>
            <w:rFonts w:ascii="Times New Roman" w:hAnsi="Times New Roman" w:cs="Times New Roman"/>
            <w:iCs/>
            <w:sz w:val="24"/>
            <w:szCs w:val="24"/>
          </w:rPr>
          <w:delText>y be included, but they are not specifically targeted as our study does not concern those particular groups.</w:delText>
        </w:r>
      </w:del>
      <w:del w:id="32" w:author="Scott B Coughlin" w:date="2016-10-19T11:35:00Z">
        <w:r w:rsidR="00140C34" w:rsidDel="00374483">
          <w:rPr>
            <w:rFonts w:ascii="Times New Roman" w:hAnsi="Times New Roman" w:cs="Times New Roman"/>
            <w:iCs/>
            <w:sz w:val="24"/>
            <w:szCs w:val="24"/>
          </w:rPr>
          <w:delText>)</w:delText>
        </w:r>
      </w:del>
    </w:p>
    <w:p w14:paraId="0CCCD8E1" w14:textId="77777777" w:rsidR="00A74FAA" w:rsidRPr="004B6CDB" w:rsidRDefault="00A74FAA" w:rsidP="007C0EB0">
      <w:pPr>
        <w:pStyle w:val="ListParagraph"/>
        <w:autoSpaceDE w:val="0"/>
        <w:autoSpaceDN w:val="0"/>
        <w:adjustRightInd w:val="0"/>
        <w:spacing w:after="0" w:line="240" w:lineRule="auto"/>
        <w:ind w:left="1080"/>
        <w:rPr>
          <w:rFonts w:ascii="Times New Roman" w:hAnsi="Times New Roman" w:cs="Times New Roman"/>
          <w:iCs/>
          <w:sz w:val="24"/>
          <w:szCs w:val="24"/>
        </w:rPr>
      </w:pPr>
    </w:p>
    <w:p w14:paraId="5BCF002A" w14:textId="22D62BF9" w:rsidR="002B14CB" w:rsidRPr="00505ED3" w:rsidRDefault="00AE2A56" w:rsidP="00505ED3">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4.0 </w:t>
      </w:r>
      <w:r w:rsidR="00F910CF" w:rsidRPr="004B6CDB">
        <w:rPr>
          <w:rFonts w:ascii="Times New Roman" w:hAnsi="Times New Roman" w:cs="Times New Roman"/>
          <w:b/>
          <w:bCs/>
          <w:sz w:val="28"/>
          <w:szCs w:val="28"/>
        </w:rPr>
        <w:t xml:space="preserve"> Procedures</w:t>
      </w:r>
      <w:proofErr w:type="gramEnd"/>
      <w:r w:rsidR="00F910CF" w:rsidRPr="004B6CDB">
        <w:rPr>
          <w:rFonts w:ascii="Times New Roman" w:hAnsi="Times New Roman" w:cs="Times New Roman"/>
          <w:b/>
          <w:bCs/>
          <w:sz w:val="28"/>
          <w:szCs w:val="28"/>
        </w:rPr>
        <w:t xml:space="preserve"> Involved</w:t>
      </w:r>
      <w:r w:rsidR="00A74FAA" w:rsidRPr="004B6CDB">
        <w:rPr>
          <w:rFonts w:ascii="Times New Roman" w:hAnsi="Times New Roman" w:cs="Times New Roman"/>
          <w:b/>
          <w:bCs/>
          <w:sz w:val="28"/>
          <w:szCs w:val="28"/>
        </w:rPr>
        <w:t>:</w:t>
      </w:r>
    </w:p>
    <w:p w14:paraId="3D2B9193" w14:textId="77777777" w:rsidR="00406751" w:rsidRDefault="0018252F" w:rsidP="00406751">
      <w:pPr>
        <w:rPr>
          <w:ins w:id="33" w:author="Scott B Coughlin" w:date="2016-12-14T09:44:00Z"/>
          <w:rFonts w:ascii="Times New Roman" w:eastAsia="Times New Roman" w:hAnsi="Times New Roman" w:cs="Times New Roman"/>
          <w:color w:val="222222"/>
          <w:sz w:val="24"/>
          <w:szCs w:val="24"/>
          <w:shd w:val="clear" w:color="auto" w:fill="FFFFFF"/>
        </w:rPr>
        <w:pPrChange w:id="34" w:author="Scott B Coughlin" w:date="2016-12-14T09:44:00Z">
          <w:pPr>
            <w:autoSpaceDE w:val="0"/>
            <w:autoSpaceDN w:val="0"/>
            <w:adjustRightInd w:val="0"/>
            <w:spacing w:after="0" w:line="240" w:lineRule="auto"/>
          </w:pPr>
        </w:pPrChange>
      </w:pPr>
      <w:r>
        <w:rPr>
          <w:rFonts w:ascii="Times New Roman" w:hAnsi="Times New Roman" w:cs="Times New Roman"/>
          <w:iCs/>
          <w:sz w:val="24"/>
          <w:szCs w:val="24"/>
        </w:rPr>
        <w:t xml:space="preserve">This study utilizes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website (</w:t>
      </w:r>
      <w:r w:rsidR="00672C4F">
        <w:fldChar w:fldCharType="begin"/>
      </w:r>
      <w:r w:rsidR="00672C4F">
        <w:instrText xml:space="preserve"> HYPERLINK "http://zooniverse.org" </w:instrText>
      </w:r>
      <w:r w:rsidR="00672C4F">
        <w:fldChar w:fldCharType="separate"/>
      </w:r>
      <w:r w:rsidRPr="00BB55EB">
        <w:rPr>
          <w:rStyle w:val="Hyperlink"/>
          <w:rFonts w:ascii="Times New Roman" w:hAnsi="Times New Roman" w:cs="Times New Roman"/>
          <w:iCs/>
          <w:sz w:val="24"/>
          <w:szCs w:val="24"/>
        </w:rPr>
        <w:t>http://zooniverse.org</w:t>
      </w:r>
      <w:r w:rsidR="00672C4F">
        <w:rPr>
          <w:rStyle w:val="Hyperlink"/>
          <w:rFonts w:ascii="Times New Roman" w:hAnsi="Times New Roman" w:cs="Times New Roman"/>
          <w:iCs/>
          <w:sz w:val="24"/>
          <w:szCs w:val="24"/>
        </w:rPr>
        <w:fldChar w:fldCharType="end"/>
      </w:r>
      <w:r>
        <w:rPr>
          <w:rFonts w:ascii="Times New Roman" w:hAnsi="Times New Roman" w:cs="Times New Roman"/>
          <w:iCs/>
          <w:sz w:val="24"/>
          <w:szCs w:val="24"/>
        </w:rPr>
        <w:t>), which each participant will access from a computer that they have access to, in their own setting.  The analysis of the participant’s work will take place at two of our collaborating institutions: the Adler Planetarium and Syracuse University.</w:t>
      </w:r>
      <w:r w:rsidR="005308FC">
        <w:rPr>
          <w:rFonts w:ascii="Times New Roman" w:hAnsi="Times New Roman" w:cs="Times New Roman"/>
          <w:iCs/>
          <w:sz w:val="24"/>
          <w:szCs w:val="24"/>
        </w:rPr>
        <w:t xml:space="preserve"> In addition, the evaluation of a user’s skill level, which will utilize the classifications made by </w:t>
      </w:r>
      <w:r w:rsidR="007022B1">
        <w:rPr>
          <w:rFonts w:ascii="Times New Roman" w:hAnsi="Times New Roman" w:cs="Times New Roman"/>
          <w:iCs/>
          <w:sz w:val="24"/>
          <w:szCs w:val="24"/>
        </w:rPr>
        <w:t>the</w:t>
      </w:r>
      <w:r w:rsidR="005308FC">
        <w:rPr>
          <w:rFonts w:ascii="Times New Roman" w:hAnsi="Times New Roman" w:cs="Times New Roman"/>
          <w:iCs/>
          <w:sz w:val="24"/>
          <w:szCs w:val="24"/>
        </w:rPr>
        <w:t xml:space="preserve"> participant, will be processed at Northwestern University</w:t>
      </w:r>
      <w:r w:rsidR="005308FC" w:rsidRPr="00406751">
        <w:rPr>
          <w:rFonts w:ascii="Times New Roman" w:hAnsi="Times New Roman" w:cs="Times New Roman"/>
          <w:iCs/>
          <w:sz w:val="24"/>
          <w:szCs w:val="24"/>
        </w:rPr>
        <w:t>.</w:t>
      </w:r>
      <w:ins w:id="35" w:author="Scott B Coughlin" w:date="2016-12-08T11:05:00Z">
        <w:r w:rsidR="00FD4A02" w:rsidRPr="00406751">
          <w:rPr>
            <w:rFonts w:ascii="Times New Roman" w:hAnsi="Times New Roman" w:cs="Times New Roman"/>
            <w:iCs/>
            <w:sz w:val="24"/>
            <w:szCs w:val="24"/>
          </w:rPr>
          <w:t xml:space="preserve"> </w:t>
        </w:r>
      </w:ins>
      <w:ins w:id="36" w:author="Scott B Coughlin" w:date="2016-12-14T09:44:00Z">
        <w:r w:rsidR="00406751" w:rsidRPr="00406751">
          <w:rPr>
            <w:rFonts w:ascii="Times New Roman" w:eastAsia="Times New Roman" w:hAnsi="Times New Roman" w:cs="Times New Roman"/>
            <w:color w:val="222222"/>
            <w:sz w:val="24"/>
            <w:szCs w:val="24"/>
            <w:shd w:val="clear" w:color="auto" w:fill="FFFFFF"/>
            <w:rPrChange w:id="37" w:author="Scott B Coughlin" w:date="2016-12-14T09:44:00Z">
              <w:rPr>
                <w:rFonts w:ascii="Arial" w:eastAsia="Times New Roman" w:hAnsi="Arial" w:cs="Arial"/>
                <w:color w:val="222222"/>
                <w:sz w:val="19"/>
                <w:szCs w:val="19"/>
                <w:shd w:val="clear" w:color="auto" w:fill="FFFFFF"/>
              </w:rPr>
            </w:rPrChange>
          </w:rPr>
          <w:t>All analysis that occurs at Northwestern is considered non-human research: the data and analysis are concerned only with the classification of glitches (or noise) in the data stream, and not about the human subjects, themselves.</w:t>
        </w:r>
      </w:ins>
    </w:p>
    <w:p w14:paraId="468531CF" w14:textId="4B7C7F1B" w:rsidR="002B14CB" w:rsidRPr="00406751" w:rsidRDefault="0018252F" w:rsidP="00406751">
      <w:pPr>
        <w:rPr>
          <w:ins w:id="38" w:author="Scott B Coughlin" w:date="2016-10-19T09:27:00Z"/>
          <w:rFonts w:ascii="Times New Roman" w:eastAsia="Times New Roman" w:hAnsi="Times New Roman" w:cs="Times New Roman"/>
          <w:sz w:val="24"/>
          <w:szCs w:val="24"/>
          <w:rPrChange w:id="39" w:author="Scott B Coughlin" w:date="2016-12-14T09:44:00Z">
            <w:rPr>
              <w:ins w:id="40" w:author="Scott B Coughlin" w:date="2016-10-19T09:27:00Z"/>
              <w:rFonts w:ascii="Times New Roman" w:hAnsi="Times New Roman" w:cs="Times New Roman"/>
              <w:iCs/>
              <w:sz w:val="24"/>
              <w:szCs w:val="24"/>
            </w:rPr>
          </w:rPrChange>
        </w:rPr>
        <w:pPrChange w:id="41" w:author="Scott B Coughlin" w:date="2016-12-14T09:44:00Z">
          <w:pPr>
            <w:autoSpaceDE w:val="0"/>
            <w:autoSpaceDN w:val="0"/>
            <w:adjustRightInd w:val="0"/>
            <w:spacing w:after="0" w:line="240" w:lineRule="auto"/>
          </w:pPr>
        </w:pPrChange>
      </w:pPr>
      <w:del w:id="42" w:author="Scott B Coughlin" w:date="2016-12-14T09:44:00Z">
        <w:r w:rsidDel="00406751">
          <w:rPr>
            <w:rFonts w:ascii="Times New Roman" w:hAnsi="Times New Roman" w:cs="Times New Roman"/>
            <w:iCs/>
            <w:sz w:val="24"/>
            <w:szCs w:val="24"/>
          </w:rPr>
          <w:br/>
        </w:r>
      </w:del>
      <w:r>
        <w:rPr>
          <w:rFonts w:ascii="Times New Roman" w:hAnsi="Times New Roman" w:cs="Times New Roman"/>
          <w:iCs/>
          <w:sz w:val="24"/>
          <w:szCs w:val="24"/>
        </w:rPr>
        <w:br/>
      </w:r>
      <w:r w:rsidR="00D5494B">
        <w:rPr>
          <w:rFonts w:ascii="Times New Roman" w:hAnsi="Times New Roman" w:cs="Times New Roman"/>
          <w:iCs/>
          <w:sz w:val="24"/>
          <w:szCs w:val="24"/>
        </w:rPr>
        <w:t xml:space="preserve">The </w:t>
      </w:r>
      <w:r w:rsidR="00D5494B" w:rsidRPr="007F1954">
        <w:rPr>
          <w:rFonts w:ascii="Times New Roman" w:hAnsi="Times New Roman" w:cs="Times New Roman"/>
          <w:i/>
          <w:iCs/>
          <w:sz w:val="24"/>
          <w:szCs w:val="24"/>
        </w:rPr>
        <w:t>study design</w:t>
      </w:r>
      <w:r w:rsidR="00D5494B">
        <w:rPr>
          <w:rFonts w:ascii="Times New Roman" w:hAnsi="Times New Roman" w:cs="Times New Roman"/>
          <w:iCs/>
          <w:sz w:val="24"/>
          <w:szCs w:val="24"/>
        </w:rPr>
        <w:t xml:space="preserve"> of our</w:t>
      </w:r>
      <w:r w:rsidR="00CA3D15" w:rsidRPr="00CA3D15">
        <w:rPr>
          <w:rFonts w:ascii="Times New Roman" w:hAnsi="Times New Roman" w:cs="Times New Roman"/>
          <w:iCs/>
          <w:sz w:val="24"/>
          <w:szCs w:val="24"/>
        </w:rPr>
        <w:t xml:space="preserve"> proposed </w:t>
      </w:r>
      <w:r w:rsidR="00DA77D8">
        <w:rPr>
          <w:rFonts w:ascii="Times New Roman" w:hAnsi="Times New Roman" w:cs="Times New Roman"/>
          <w:iCs/>
          <w:sz w:val="24"/>
          <w:szCs w:val="24"/>
        </w:rPr>
        <w:t>Gravity-Spy</w:t>
      </w:r>
      <w:r w:rsidR="00CA3D15" w:rsidRPr="00CA3D15">
        <w:rPr>
          <w:rFonts w:ascii="Times New Roman" w:hAnsi="Times New Roman" w:cs="Times New Roman"/>
          <w:iCs/>
          <w:sz w:val="24"/>
          <w:szCs w:val="24"/>
        </w:rPr>
        <w:t xml:space="preserve"> project comprises five tightly coupled components </w:t>
      </w:r>
      <w:r w:rsidR="00CA3D15">
        <w:rPr>
          <w:rFonts w:ascii="Times New Roman" w:hAnsi="Times New Roman" w:cs="Times New Roman"/>
          <w:iCs/>
          <w:sz w:val="24"/>
          <w:szCs w:val="24"/>
        </w:rPr>
        <w:t xml:space="preserve">bridging four scientific areas.  </w:t>
      </w:r>
      <w:r w:rsidR="00CA3D15" w:rsidRPr="00CA3D15">
        <w:rPr>
          <w:rFonts w:ascii="Times New Roman" w:hAnsi="Times New Roman" w:cs="Times New Roman"/>
          <w:iCs/>
          <w:sz w:val="24"/>
          <w:szCs w:val="24"/>
        </w:rPr>
        <w:t>The five components (LIGO entity, Machine processing, Human</w:t>
      </w:r>
      <w:r w:rsidR="0070730C">
        <w:rPr>
          <w:rFonts w:ascii="Times New Roman" w:hAnsi="Times New Roman" w:cs="Times New Roman"/>
          <w:iCs/>
          <w:sz w:val="24"/>
          <w:szCs w:val="24"/>
        </w:rPr>
        <w:t xml:space="preserve"> </w:t>
      </w:r>
      <w:r w:rsidR="00CA3D15" w:rsidRPr="00CA3D15">
        <w:rPr>
          <w:rFonts w:ascii="Times New Roman" w:hAnsi="Times New Roman" w:cs="Times New Roman"/>
          <w:iCs/>
          <w:sz w:val="24"/>
          <w:szCs w:val="24"/>
        </w:rPr>
        <w:t xml:space="preserve">processing, Data stores, and Research measures) constitute a two-way feedback loop between the learning of machines and humans. The humans include the LIGO science team members as well as citizen scientists of increasing levels of skills and knowledge (Beginner, </w:t>
      </w:r>
      <w:r w:rsidR="00EE0242">
        <w:rPr>
          <w:rFonts w:ascii="Times New Roman" w:hAnsi="Times New Roman" w:cs="Times New Roman"/>
          <w:iCs/>
          <w:sz w:val="24"/>
          <w:szCs w:val="24"/>
        </w:rPr>
        <w:t>Apprentice</w:t>
      </w:r>
      <w:r w:rsidR="00CA3D15" w:rsidRPr="00CA3D15">
        <w:rPr>
          <w:rFonts w:ascii="Times New Roman" w:hAnsi="Times New Roman" w:cs="Times New Roman"/>
          <w:iCs/>
          <w:sz w:val="24"/>
          <w:szCs w:val="24"/>
        </w:rPr>
        <w:t xml:space="preserve">, Master, and Expert). The formulation and methodology allow us to address research questions regarding machine learning, human-centered computing </w:t>
      </w:r>
      <w:r w:rsidR="00EF45A7">
        <w:rPr>
          <w:rFonts w:ascii="Times New Roman" w:hAnsi="Times New Roman" w:cs="Times New Roman"/>
          <w:iCs/>
          <w:sz w:val="24"/>
          <w:szCs w:val="24"/>
        </w:rPr>
        <w:t xml:space="preserve">as well as to </w:t>
      </w:r>
      <w:r w:rsidR="00CA3D15" w:rsidRPr="00CA3D15">
        <w:rPr>
          <w:rFonts w:ascii="Times New Roman" w:hAnsi="Times New Roman" w:cs="Times New Roman"/>
          <w:iCs/>
          <w:sz w:val="24"/>
          <w:szCs w:val="24"/>
        </w:rPr>
        <w:t xml:space="preserve">continually improve glitch classification, effectively addressing the detector-characterization challenge for </w:t>
      </w:r>
      <w:proofErr w:type="spellStart"/>
      <w:r w:rsidR="00CA3D15" w:rsidRPr="00CA3D15">
        <w:rPr>
          <w:rFonts w:ascii="Times New Roman" w:hAnsi="Times New Roman" w:cs="Times New Roman"/>
          <w:iCs/>
          <w:sz w:val="24"/>
          <w:szCs w:val="24"/>
        </w:rPr>
        <w:t>aLIGO</w:t>
      </w:r>
      <w:proofErr w:type="spellEnd"/>
      <w:r w:rsidR="00CA3D15" w:rsidRPr="00CA3D15">
        <w:rPr>
          <w:rFonts w:ascii="Times New Roman" w:hAnsi="Times New Roman" w:cs="Times New Roman"/>
          <w:iCs/>
          <w:sz w:val="24"/>
          <w:szCs w:val="24"/>
        </w:rPr>
        <w:t>.</w:t>
      </w:r>
    </w:p>
    <w:p w14:paraId="4FB899A5" w14:textId="06FAB91A" w:rsidR="00CE4837" w:rsidRDefault="00CE4837" w:rsidP="00CA3D15">
      <w:pPr>
        <w:autoSpaceDE w:val="0"/>
        <w:autoSpaceDN w:val="0"/>
        <w:adjustRightInd w:val="0"/>
        <w:spacing w:after="0" w:line="240" w:lineRule="auto"/>
        <w:rPr>
          <w:ins w:id="43" w:author="Scott B Coughlin" w:date="2016-10-19T09:27:00Z"/>
          <w:rFonts w:ascii="Times New Roman" w:hAnsi="Times New Roman" w:cs="Times New Roman"/>
          <w:iCs/>
          <w:sz w:val="24"/>
          <w:szCs w:val="24"/>
        </w:rPr>
      </w:pPr>
      <w:ins w:id="44" w:author="Scott B Coughlin" w:date="2016-10-19T09:28:00Z">
        <w:r>
          <w:rPr>
            <w:rFonts w:ascii="Times New Roman" w:hAnsi="Times New Roman" w:cs="Times New Roman"/>
            <w:iCs/>
            <w:noProof/>
            <w:sz w:val="24"/>
            <w:szCs w:val="24"/>
            <w:rPrChange w:id="45" w:author="Unknown">
              <w:rPr>
                <w:noProof/>
              </w:rPr>
            </w:rPrChange>
          </w:rPr>
          <w:lastRenderedPageBreak/>
          <w:drawing>
            <wp:inline distT="0" distB="0" distL="0" distR="0" wp14:anchorId="5B9BC9A6" wp14:editId="74118356">
              <wp:extent cx="6309360" cy="347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rchGoalsBlockDiagram.pdf"/>
                      <pic:cNvPicPr/>
                    </pic:nvPicPr>
                    <pic:blipFill>
                      <a:blip r:embed="rId10">
                        <a:extLst>
                          <a:ext uri="{28A0092B-C50C-407E-A947-70E740481C1C}">
                            <a14:useLocalDpi xmlns:a14="http://schemas.microsoft.com/office/drawing/2010/main" val="0"/>
                          </a:ext>
                        </a:extLst>
                      </a:blip>
                      <a:stretch>
                        <a:fillRect/>
                      </a:stretch>
                    </pic:blipFill>
                    <pic:spPr>
                      <a:xfrm>
                        <a:off x="0" y="0"/>
                        <a:ext cx="6309360" cy="3470275"/>
                      </a:xfrm>
                      <a:prstGeom prst="rect">
                        <a:avLst/>
                      </a:prstGeom>
                    </pic:spPr>
                  </pic:pic>
                </a:graphicData>
              </a:graphic>
            </wp:inline>
          </w:drawing>
        </w:r>
      </w:ins>
    </w:p>
    <w:p w14:paraId="20EBF9F8" w14:textId="17C817ED" w:rsidR="00CE4837" w:rsidRDefault="00CE4837" w:rsidP="00CA3D15">
      <w:pPr>
        <w:autoSpaceDE w:val="0"/>
        <w:autoSpaceDN w:val="0"/>
        <w:adjustRightInd w:val="0"/>
        <w:spacing w:after="0" w:line="240" w:lineRule="auto"/>
        <w:rPr>
          <w:ins w:id="46" w:author="Scott B Coughlin" w:date="2016-10-19T09:28:00Z"/>
          <w:rFonts w:ascii="Times New Roman" w:hAnsi="Times New Roman" w:cs="Times New Roman"/>
          <w:iCs/>
          <w:sz w:val="24"/>
          <w:szCs w:val="24"/>
        </w:rPr>
      </w:pPr>
      <w:ins w:id="47" w:author="Scott B Coughlin" w:date="2016-10-19T09:27:00Z">
        <w:r>
          <w:rPr>
            <w:rFonts w:ascii="Times New Roman" w:hAnsi="Times New Roman" w:cs="Times New Roman"/>
            <w:iCs/>
            <w:sz w:val="24"/>
            <w:szCs w:val="24"/>
          </w:rPr>
          <w:t xml:space="preserve">The </w:t>
        </w:r>
      </w:ins>
      <w:ins w:id="48" w:author="Scott B Coughlin" w:date="2016-10-19T09:28:00Z">
        <w:r>
          <w:rPr>
            <w:rFonts w:ascii="Times New Roman" w:hAnsi="Times New Roman" w:cs="Times New Roman"/>
            <w:iCs/>
            <w:sz w:val="24"/>
            <w:szCs w:val="24"/>
          </w:rPr>
          <w:t>above</w:t>
        </w:r>
      </w:ins>
      <w:ins w:id="49" w:author="Scott B Coughlin" w:date="2016-10-19T09:27:00Z">
        <w:r>
          <w:rPr>
            <w:rFonts w:ascii="Times New Roman" w:hAnsi="Times New Roman" w:cs="Times New Roman"/>
            <w:iCs/>
            <w:sz w:val="24"/>
            <w:szCs w:val="24"/>
          </w:rPr>
          <w:t xml:space="preserve"> diagram provides a </w:t>
        </w:r>
        <w:proofErr w:type="gramStart"/>
        <w:r>
          <w:rPr>
            <w:rFonts w:ascii="Times New Roman" w:hAnsi="Times New Roman" w:cs="Times New Roman"/>
            <w:iCs/>
            <w:sz w:val="24"/>
            <w:szCs w:val="24"/>
          </w:rPr>
          <w:t>top level</w:t>
        </w:r>
        <w:proofErr w:type="gramEnd"/>
        <w:r>
          <w:rPr>
            <w:rFonts w:ascii="Times New Roman" w:hAnsi="Times New Roman" w:cs="Times New Roman"/>
            <w:iCs/>
            <w:sz w:val="24"/>
            <w:szCs w:val="24"/>
          </w:rPr>
          <w:t xml:space="preserve"> view of how these disciplines interplay with each other in this project. In the next paragraph, we describe how the interplay works in practice.</w:t>
        </w:r>
      </w:ins>
    </w:p>
    <w:p w14:paraId="76F1E200" w14:textId="77777777" w:rsidR="00CE4837" w:rsidRDefault="00CE4837" w:rsidP="00CA3D15">
      <w:pPr>
        <w:autoSpaceDE w:val="0"/>
        <w:autoSpaceDN w:val="0"/>
        <w:adjustRightInd w:val="0"/>
        <w:spacing w:after="0" w:line="240" w:lineRule="auto"/>
        <w:rPr>
          <w:ins w:id="50" w:author="Scott B Coughlin" w:date="2016-10-19T09:28:00Z"/>
          <w:rFonts w:ascii="Times New Roman" w:hAnsi="Times New Roman" w:cs="Times New Roman"/>
          <w:iCs/>
          <w:sz w:val="24"/>
          <w:szCs w:val="24"/>
        </w:rPr>
      </w:pPr>
    </w:p>
    <w:p w14:paraId="3878152F" w14:textId="3D7E57B4" w:rsidR="00CE4837" w:rsidRDefault="00CE4837" w:rsidP="00CA3D15">
      <w:pPr>
        <w:autoSpaceDE w:val="0"/>
        <w:autoSpaceDN w:val="0"/>
        <w:adjustRightInd w:val="0"/>
        <w:spacing w:after="0" w:line="240" w:lineRule="auto"/>
        <w:rPr>
          <w:rFonts w:ascii="Times New Roman" w:hAnsi="Times New Roman" w:cs="Times New Roman"/>
          <w:iCs/>
          <w:sz w:val="24"/>
          <w:szCs w:val="24"/>
        </w:rPr>
      </w:pPr>
    </w:p>
    <w:p w14:paraId="5EDFCBA3" w14:textId="73884FC4" w:rsidR="004E4EEB" w:rsidRDefault="00795296" w:rsidP="00CA3D15">
      <w:pPr>
        <w:autoSpaceDE w:val="0"/>
        <w:autoSpaceDN w:val="0"/>
        <w:adjustRightInd w:val="0"/>
        <w:spacing w:after="0" w:line="240" w:lineRule="auto"/>
        <w:rPr>
          <w:rFonts w:ascii="Times New Roman" w:hAnsi="Times New Roman" w:cs="Times New Roman"/>
          <w:iCs/>
          <w:sz w:val="24"/>
          <w:szCs w:val="24"/>
        </w:rPr>
      </w:pPr>
      <w:del w:id="51" w:author="Scott B Coughlin" w:date="2016-10-19T09:25:00Z">
        <w:r w:rsidRPr="009C5C9C" w:rsidDel="00CE4837">
          <w:rPr>
            <w:rFonts w:ascii="Times New Roman" w:hAnsi="Times New Roman" w:cs="Times New Roman"/>
            <w:iCs/>
            <w:noProof/>
            <w:sz w:val="24"/>
            <w:szCs w:val="24"/>
            <w:rPrChange w:id="52" w:author="Unknown">
              <w:rPr>
                <w:noProof/>
              </w:rPr>
            </w:rPrChange>
          </w:rPr>
          <w:drawing>
            <wp:inline distT="0" distB="0" distL="0" distR="0" wp14:anchorId="49865CC7" wp14:editId="79497540">
              <wp:extent cx="6309360" cy="3685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_Diagram.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3685540"/>
                      </a:xfrm>
                      <a:prstGeom prst="rect">
                        <a:avLst/>
                      </a:prstGeom>
                    </pic:spPr>
                  </pic:pic>
                </a:graphicData>
              </a:graphic>
            </wp:inline>
          </w:drawing>
        </w:r>
      </w:del>
      <w:ins w:id="53" w:author="Scott B Coughlin" w:date="2016-10-19T11:25:00Z">
        <w:r w:rsidR="00BC68A9">
          <w:rPr>
            <w:rFonts w:ascii="Times New Roman" w:hAnsi="Times New Roman" w:cs="Times New Roman"/>
            <w:iCs/>
            <w:noProof/>
            <w:sz w:val="24"/>
            <w:szCs w:val="24"/>
            <w:rPrChange w:id="54" w:author="Unknown">
              <w:rPr>
                <w:noProof/>
              </w:rPr>
            </w:rPrChange>
          </w:rPr>
          <w:drawing>
            <wp:inline distT="0" distB="0" distL="0" distR="0" wp14:anchorId="4F691926" wp14:editId="005E6CB8">
              <wp:extent cx="630936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Diagram.pdf"/>
                      <pic:cNvPicPr/>
                    </pic:nvPicPr>
                    <pic:blipFill>
                      <a:blip r:embed="rId12">
                        <a:extLst>
                          <a:ext uri="{28A0092B-C50C-407E-A947-70E740481C1C}">
                            <a14:useLocalDpi xmlns:a14="http://schemas.microsoft.com/office/drawing/2010/main" val="0"/>
                          </a:ext>
                        </a:extLst>
                      </a:blip>
                      <a:stretch>
                        <a:fillRect/>
                      </a:stretch>
                    </pic:blipFill>
                    <pic:spPr>
                      <a:xfrm>
                        <a:off x="0" y="0"/>
                        <a:ext cx="6309360" cy="2898140"/>
                      </a:xfrm>
                      <a:prstGeom prst="rect">
                        <a:avLst/>
                      </a:prstGeom>
                    </pic:spPr>
                  </pic:pic>
                </a:graphicData>
              </a:graphic>
            </wp:inline>
          </w:drawing>
        </w:r>
      </w:ins>
    </w:p>
    <w:p w14:paraId="5CE784E0" w14:textId="3853BB0F" w:rsidR="00B62227" w:rsidRDefault="00D5494B" w:rsidP="000217C0">
      <w:pPr>
        <w:autoSpaceDE w:val="0"/>
        <w:autoSpaceDN w:val="0"/>
        <w:adjustRightInd w:val="0"/>
        <w:spacing w:after="0" w:line="240" w:lineRule="auto"/>
        <w:rPr>
          <w:ins w:id="55" w:author="Scott B Coughlin" w:date="2016-10-19T11:42:00Z"/>
          <w:rFonts w:ascii="Times New Roman" w:hAnsi="Times New Roman" w:cs="Times New Roman"/>
          <w:b/>
          <w:iCs/>
          <w:sz w:val="24"/>
          <w:szCs w:val="24"/>
        </w:rPr>
      </w:pPr>
      <w:r w:rsidRPr="00D5494B">
        <w:rPr>
          <w:rFonts w:ascii="Times New Roman" w:hAnsi="Times New Roman" w:cs="Times New Roman"/>
          <w:iCs/>
          <w:sz w:val="24"/>
          <w:szCs w:val="24"/>
        </w:rPr>
        <w:t>Our planned system archite</w:t>
      </w:r>
      <w:r w:rsidRPr="00D24259">
        <w:rPr>
          <w:rFonts w:ascii="Times New Roman" w:hAnsi="Times New Roman" w:cs="Times New Roman"/>
          <w:iCs/>
          <w:sz w:val="24"/>
          <w:szCs w:val="24"/>
        </w:rPr>
        <w:t>cture is illustrated in the above figure,</w:t>
      </w:r>
      <w:r w:rsidRPr="00D5494B">
        <w:rPr>
          <w:rFonts w:ascii="Times New Roman" w:hAnsi="Times New Roman" w:cs="Times New Roman"/>
          <w:iCs/>
          <w:sz w:val="24"/>
          <w:szCs w:val="24"/>
        </w:rPr>
        <w:t xml:space="preserve"> showing the interconnectivity and interaction between the following five key components: </w:t>
      </w:r>
      <w:r w:rsidRPr="00D5494B">
        <w:rPr>
          <w:rFonts w:ascii="Times New Roman" w:hAnsi="Times New Roman" w:cs="Times New Roman"/>
          <w:b/>
          <w:iCs/>
          <w:sz w:val="24"/>
          <w:szCs w:val="24"/>
        </w:rPr>
        <w:t>First</w:t>
      </w:r>
      <w:r w:rsidRPr="00D5494B">
        <w:rPr>
          <w:rFonts w:ascii="Times New Roman" w:hAnsi="Times New Roman" w:cs="Times New Roman"/>
          <w:iCs/>
          <w:sz w:val="24"/>
          <w:szCs w:val="24"/>
        </w:rPr>
        <w:t>, through the LIGO members of our team, the external LIGO data feed</w:t>
      </w:r>
      <w:ins w:id="56" w:author="Scott B Coughlin" w:date="2016-10-19T09:30:00Z">
        <w:r w:rsidR="00CE4837">
          <w:rPr>
            <w:rFonts w:ascii="Times New Roman" w:hAnsi="Times New Roman" w:cs="Times New Roman"/>
            <w:iCs/>
            <w:sz w:val="24"/>
            <w:szCs w:val="24"/>
          </w:rPr>
          <w:t>, called the test</w:t>
        </w:r>
      </w:ins>
      <w:ins w:id="57" w:author="Scott B Coughlin" w:date="2016-10-19T11:26:00Z">
        <w:r w:rsidR="0033008F">
          <w:rPr>
            <w:rFonts w:ascii="Times New Roman" w:hAnsi="Times New Roman" w:cs="Times New Roman"/>
            <w:iCs/>
            <w:sz w:val="24"/>
            <w:szCs w:val="24"/>
          </w:rPr>
          <w:t>ing</w:t>
        </w:r>
      </w:ins>
      <w:ins w:id="58" w:author="Scott B Coughlin" w:date="2016-10-19T09:30:00Z">
        <w:r w:rsidR="00CE4837">
          <w:rPr>
            <w:rFonts w:ascii="Times New Roman" w:hAnsi="Times New Roman" w:cs="Times New Roman"/>
            <w:iCs/>
            <w:sz w:val="24"/>
            <w:szCs w:val="24"/>
          </w:rPr>
          <w:t xml:space="preserve"> set</w:t>
        </w:r>
        <w:r w:rsidR="00B62227">
          <w:rPr>
            <w:rFonts w:ascii="Times New Roman" w:hAnsi="Times New Roman" w:cs="Times New Roman"/>
            <w:iCs/>
            <w:sz w:val="24"/>
            <w:szCs w:val="24"/>
          </w:rPr>
          <w:t xml:space="preserve"> </w:t>
        </w:r>
      </w:ins>
      <w:del w:id="59" w:author="Scott B Coughlin" w:date="2016-10-19T11:37:00Z">
        <w:r w:rsidRPr="00D5494B" w:rsidDel="00B62227">
          <w:rPr>
            <w:rFonts w:ascii="Times New Roman" w:hAnsi="Times New Roman" w:cs="Times New Roman"/>
            <w:iCs/>
            <w:sz w:val="24"/>
            <w:szCs w:val="24"/>
          </w:rPr>
          <w:delText xml:space="preserve"> </w:delText>
        </w:r>
      </w:del>
      <w:r w:rsidRPr="00D5494B">
        <w:rPr>
          <w:rFonts w:ascii="Times New Roman" w:hAnsi="Times New Roman" w:cs="Times New Roman"/>
          <w:iCs/>
          <w:sz w:val="24"/>
          <w:szCs w:val="24"/>
        </w:rPr>
        <w:t>(orange)</w:t>
      </w:r>
      <w:ins w:id="60" w:author="Scott B Coughlin" w:date="2016-10-19T11:37:00Z">
        <w:r w:rsidR="00B62227">
          <w:rPr>
            <w:rFonts w:ascii="Times New Roman" w:hAnsi="Times New Roman" w:cs="Times New Roman"/>
            <w:iCs/>
            <w:sz w:val="24"/>
            <w:szCs w:val="24"/>
          </w:rPr>
          <w:t>,</w:t>
        </w:r>
      </w:ins>
      <w:r w:rsidRPr="00D5494B">
        <w:rPr>
          <w:rFonts w:ascii="Times New Roman" w:hAnsi="Times New Roman" w:cs="Times New Roman"/>
          <w:iCs/>
          <w:sz w:val="24"/>
          <w:szCs w:val="24"/>
        </w:rPr>
        <w:t xml:space="preserve"> provides </w:t>
      </w:r>
      <w:del w:id="61" w:author="Scott B Coughlin" w:date="2016-10-19T11:37:00Z">
        <w:r w:rsidRPr="00D5494B" w:rsidDel="00B62227">
          <w:rPr>
            <w:rFonts w:ascii="Times New Roman" w:hAnsi="Times New Roman" w:cs="Times New Roman"/>
            <w:iCs/>
            <w:sz w:val="24"/>
            <w:szCs w:val="24"/>
          </w:rPr>
          <w:delText xml:space="preserve">data </w:delText>
        </w:r>
      </w:del>
      <w:r w:rsidRPr="00D5494B">
        <w:rPr>
          <w:rFonts w:ascii="Times New Roman" w:hAnsi="Times New Roman" w:cs="Times New Roman"/>
          <w:iCs/>
          <w:sz w:val="24"/>
          <w:szCs w:val="24"/>
        </w:rPr>
        <w:t xml:space="preserve">glitches to the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system. </w:t>
      </w:r>
      <w:r w:rsidRPr="00D5494B">
        <w:rPr>
          <w:rFonts w:ascii="Times New Roman" w:hAnsi="Times New Roman" w:cs="Times New Roman"/>
          <w:b/>
          <w:iCs/>
          <w:sz w:val="24"/>
          <w:szCs w:val="24"/>
        </w:rPr>
        <w:t>Second</w:t>
      </w:r>
      <w:r w:rsidRPr="00D5494B">
        <w:rPr>
          <w:rFonts w:ascii="Times New Roman" w:hAnsi="Times New Roman" w:cs="Times New Roman"/>
          <w:iCs/>
          <w:sz w:val="24"/>
          <w:szCs w:val="24"/>
        </w:rPr>
        <w:t>, the machine learning (ML) unit (</w:t>
      </w:r>
      <w:del w:id="62" w:author="Scott B Coughlin" w:date="2016-10-19T11:26:00Z">
        <w:r w:rsidR="0065559F" w:rsidDel="00627B63">
          <w:rPr>
            <w:rFonts w:ascii="Times New Roman" w:hAnsi="Times New Roman" w:cs="Times New Roman"/>
            <w:iCs/>
            <w:sz w:val="24"/>
            <w:szCs w:val="24"/>
          </w:rPr>
          <w:delText>yellow</w:delText>
        </w:r>
      </w:del>
      <w:ins w:id="63" w:author="Scott B Coughlin" w:date="2016-10-19T11:26:00Z">
        <w:r w:rsidR="00627B63">
          <w:rPr>
            <w:rFonts w:ascii="Times New Roman" w:hAnsi="Times New Roman" w:cs="Times New Roman"/>
            <w:iCs/>
            <w:sz w:val="24"/>
            <w:szCs w:val="24"/>
          </w:rPr>
          <w:t>blue</w:t>
        </w:r>
      </w:ins>
      <w:r w:rsidRPr="00D5494B">
        <w:rPr>
          <w:rFonts w:ascii="Times New Roman" w:hAnsi="Times New Roman" w:cs="Times New Roman"/>
          <w:iCs/>
          <w:sz w:val="24"/>
          <w:szCs w:val="24"/>
        </w:rPr>
        <w:t xml:space="preserve">) processes data glitches into known classes with some degree of confidence.  Glitches for which the confidence level is high can be used after vetting by </w:t>
      </w:r>
      <w:r w:rsidR="0065559F">
        <w:rPr>
          <w:rFonts w:ascii="Times New Roman" w:hAnsi="Times New Roman" w:cs="Times New Roman"/>
          <w:iCs/>
          <w:sz w:val="24"/>
          <w:szCs w:val="24"/>
        </w:rPr>
        <w:t xml:space="preserve">beginner level </w:t>
      </w:r>
      <w:proofErr w:type="spellStart"/>
      <w:r w:rsidRPr="00D5494B">
        <w:rPr>
          <w:rFonts w:ascii="Times New Roman" w:hAnsi="Times New Roman" w:cs="Times New Roman"/>
          <w:iCs/>
          <w:sz w:val="24"/>
          <w:szCs w:val="24"/>
        </w:rPr>
        <w:t>Zoo</w:t>
      </w:r>
      <w:r w:rsidR="0065559F">
        <w:rPr>
          <w:rFonts w:ascii="Times New Roman" w:hAnsi="Times New Roman" w:cs="Times New Roman"/>
          <w:iCs/>
          <w:sz w:val="24"/>
          <w:szCs w:val="24"/>
        </w:rPr>
        <w:t>n</w:t>
      </w:r>
      <w:r w:rsidR="003D32F2">
        <w:rPr>
          <w:rFonts w:ascii="Times New Roman" w:hAnsi="Times New Roman" w:cs="Times New Roman"/>
          <w:iCs/>
          <w:sz w:val="24"/>
          <w:szCs w:val="24"/>
        </w:rPr>
        <w:t>i</w:t>
      </w:r>
      <w:r w:rsidR="0065559F">
        <w:rPr>
          <w:rFonts w:ascii="Times New Roman" w:hAnsi="Times New Roman" w:cs="Times New Roman"/>
          <w:iCs/>
          <w:sz w:val="24"/>
          <w:szCs w:val="24"/>
        </w:rPr>
        <w:t>verse</w:t>
      </w:r>
      <w:proofErr w:type="spellEnd"/>
      <w:r w:rsidRPr="00D5494B">
        <w:rPr>
          <w:rFonts w:ascii="Times New Roman" w:hAnsi="Times New Roman" w:cs="Times New Roman"/>
          <w:iCs/>
          <w:sz w:val="24"/>
          <w:szCs w:val="24"/>
        </w:rPr>
        <w:t xml:space="preserve"> volunteers. Images for which the classification confidence is low will be</w:t>
      </w:r>
      <w:r w:rsidR="0065559F">
        <w:rPr>
          <w:rFonts w:ascii="Times New Roman" w:hAnsi="Times New Roman" w:cs="Times New Roman"/>
          <w:iCs/>
          <w:sz w:val="24"/>
          <w:szCs w:val="24"/>
        </w:rPr>
        <w:t xml:space="preserve"> </w:t>
      </w:r>
      <w:ins w:id="64" w:author="Scott B Coughlin" w:date="2016-10-19T11:38:00Z">
        <w:r w:rsidR="00B62227">
          <w:rPr>
            <w:rFonts w:ascii="Times New Roman" w:hAnsi="Times New Roman" w:cs="Times New Roman"/>
            <w:iCs/>
            <w:sz w:val="24"/>
            <w:szCs w:val="24"/>
          </w:rPr>
          <w:lastRenderedPageBreak/>
          <w:t xml:space="preserve">given </w:t>
        </w:r>
      </w:ins>
      <w:r w:rsidR="0065559F">
        <w:rPr>
          <w:rFonts w:ascii="Times New Roman" w:hAnsi="Times New Roman" w:cs="Times New Roman"/>
          <w:iCs/>
          <w:sz w:val="24"/>
          <w:szCs w:val="24"/>
        </w:rPr>
        <w:t>to more skilled users. If a consensus cannot be reach</w:t>
      </w:r>
      <w:ins w:id="65" w:author="Scott B Coughlin" w:date="2016-10-19T11:38:00Z">
        <w:r w:rsidR="00B62227">
          <w:rPr>
            <w:rFonts w:ascii="Times New Roman" w:hAnsi="Times New Roman" w:cs="Times New Roman"/>
            <w:iCs/>
            <w:sz w:val="24"/>
            <w:szCs w:val="24"/>
          </w:rPr>
          <w:t>ed</w:t>
        </w:r>
      </w:ins>
      <w:r w:rsidR="0065559F">
        <w:rPr>
          <w:rFonts w:ascii="Times New Roman" w:hAnsi="Times New Roman" w:cs="Times New Roman"/>
          <w:iCs/>
          <w:sz w:val="24"/>
          <w:szCs w:val="24"/>
        </w:rPr>
        <w:t xml:space="preserve"> by the volunteers, the image will be studied and processed by the LIGO detector characterization experts</w:t>
      </w:r>
      <w:r w:rsidRPr="00D5494B">
        <w:rPr>
          <w:rFonts w:ascii="Times New Roman" w:hAnsi="Times New Roman" w:cs="Times New Roman"/>
          <w:iCs/>
          <w:sz w:val="24"/>
          <w:szCs w:val="24"/>
        </w:rPr>
        <w:t xml:space="preserve">. </w:t>
      </w:r>
      <w:r w:rsidRPr="00D5494B">
        <w:rPr>
          <w:rFonts w:ascii="Times New Roman" w:hAnsi="Times New Roman" w:cs="Times New Roman"/>
          <w:b/>
          <w:iCs/>
          <w:sz w:val="24"/>
          <w:szCs w:val="24"/>
        </w:rPr>
        <w:t>Third</w:t>
      </w:r>
      <w:r w:rsidRPr="00D5494B">
        <w:rPr>
          <w:rFonts w:ascii="Times New Roman" w:hAnsi="Times New Roman" w:cs="Times New Roman"/>
          <w:iCs/>
          <w:sz w:val="24"/>
          <w:szCs w:val="24"/>
        </w:rPr>
        <w:t xml:space="preserv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volunteers (</w:t>
      </w:r>
      <w:del w:id="66" w:author="Scott B Coughlin" w:date="2016-10-19T11:26:00Z">
        <w:r w:rsidR="0065559F" w:rsidDel="00627B63">
          <w:rPr>
            <w:rFonts w:ascii="Times New Roman" w:hAnsi="Times New Roman" w:cs="Times New Roman"/>
            <w:iCs/>
            <w:sz w:val="24"/>
            <w:szCs w:val="24"/>
          </w:rPr>
          <w:delText>blue</w:delText>
        </w:r>
      </w:del>
      <w:ins w:id="67" w:author="Scott B Coughlin" w:date="2016-10-19T11:26:00Z">
        <w:r w:rsidR="00627B63">
          <w:rPr>
            <w:rFonts w:ascii="Times New Roman" w:hAnsi="Times New Roman" w:cs="Times New Roman"/>
            <w:iCs/>
            <w:sz w:val="24"/>
            <w:szCs w:val="24"/>
          </w:rPr>
          <w:t>yellow</w:t>
        </w:r>
      </w:ins>
      <w:r w:rsidRPr="00D5494B">
        <w:rPr>
          <w:rFonts w:ascii="Times New Roman" w:hAnsi="Times New Roman" w:cs="Times New Roman"/>
          <w:iCs/>
          <w:sz w:val="24"/>
          <w:szCs w:val="24"/>
        </w:rPr>
        <w:t xml:space="preserve">) make up the human-classification and human-clustering units. Based on a known taxonomy of glitches, Beginner and </w:t>
      </w:r>
      <w:r w:rsidR="00EF45A7">
        <w:rPr>
          <w:rFonts w:ascii="Times New Roman" w:hAnsi="Times New Roman" w:cs="Times New Roman"/>
          <w:iCs/>
          <w:sz w:val="24"/>
          <w:szCs w:val="24"/>
        </w:rPr>
        <w:t>Apprentice</w:t>
      </w:r>
      <w:r w:rsidRPr="00D5494B">
        <w:rPr>
          <w:rFonts w:ascii="Times New Roman" w:hAnsi="Times New Roman" w:cs="Times New Roman"/>
          <w:iCs/>
          <w:sz w:val="24"/>
          <w:szCs w:val="24"/>
        </w:rPr>
        <w:t xml:space="preserve">-level participants classify the unknown glitches (coming from the ML unit) as being examples of known or novel classes in the human-classification unit. Masters can examine the potentially novel glitches to identify and describe additional classes of glitches in the human-clustering unit. </w:t>
      </w:r>
      <w:r w:rsidRPr="00D5494B">
        <w:rPr>
          <w:rFonts w:ascii="Times New Roman" w:hAnsi="Times New Roman" w:cs="Times New Roman"/>
          <w:b/>
          <w:iCs/>
          <w:sz w:val="24"/>
          <w:szCs w:val="24"/>
        </w:rPr>
        <w:t>Fourth</w:t>
      </w:r>
      <w:r w:rsidRPr="00D5494B">
        <w:rPr>
          <w:rFonts w:ascii="Times New Roman" w:hAnsi="Times New Roman" w:cs="Times New Roman"/>
          <w:iCs/>
          <w:sz w:val="24"/>
          <w:szCs w:val="24"/>
        </w:rPr>
        <w:t>, there are two data components (</w:t>
      </w:r>
      <w:ins w:id="68" w:author="Scott B Coughlin" w:date="2016-10-19T09:31:00Z">
        <w:r w:rsidR="00CE4837">
          <w:rPr>
            <w:rFonts w:ascii="Times New Roman" w:hAnsi="Times New Roman" w:cs="Times New Roman"/>
            <w:iCs/>
            <w:sz w:val="24"/>
            <w:szCs w:val="24"/>
          </w:rPr>
          <w:t>also orange</w:t>
        </w:r>
      </w:ins>
      <w:del w:id="69" w:author="Scott B Coughlin" w:date="2016-10-19T09:31:00Z">
        <w:r w:rsidR="00EF45A7" w:rsidDel="00CE4837">
          <w:rPr>
            <w:rFonts w:ascii="Times New Roman" w:hAnsi="Times New Roman" w:cs="Times New Roman"/>
            <w:iCs/>
            <w:sz w:val="24"/>
            <w:szCs w:val="24"/>
          </w:rPr>
          <w:delText>green</w:delText>
        </w:r>
      </w:del>
      <w:r w:rsidRPr="00D5494B">
        <w:rPr>
          <w:rFonts w:ascii="Times New Roman" w:hAnsi="Times New Roman" w:cs="Times New Roman"/>
          <w:iCs/>
          <w:sz w:val="24"/>
          <w:szCs w:val="24"/>
        </w:rPr>
        <w:t xml:space="preserve">): the </w:t>
      </w:r>
      <w:r w:rsidR="00FD3C14">
        <w:rPr>
          <w:rFonts w:ascii="Times New Roman" w:hAnsi="Times New Roman" w:cs="Times New Roman"/>
          <w:iCs/>
          <w:sz w:val="24"/>
          <w:szCs w:val="24"/>
        </w:rPr>
        <w:t xml:space="preserve">training </w:t>
      </w:r>
      <w:r w:rsidRPr="00D5494B">
        <w:rPr>
          <w:rFonts w:ascii="Times New Roman" w:hAnsi="Times New Roman" w:cs="Times New Roman"/>
          <w:iCs/>
          <w:sz w:val="24"/>
          <w:szCs w:val="24"/>
        </w:rPr>
        <w:t>and the gold-standard datasets, which store descriptions and examples of glitch clusters, prepopulated from the current LIGO team and added to by the work of the human-clustering unit</w:t>
      </w:r>
      <w:r w:rsidR="00FD3C14">
        <w:rPr>
          <w:rFonts w:ascii="Times New Roman" w:hAnsi="Times New Roman" w:cs="Times New Roman"/>
          <w:iCs/>
          <w:sz w:val="24"/>
          <w:szCs w:val="24"/>
        </w:rPr>
        <w:t xml:space="preserve"> (shown by the </w:t>
      </w:r>
      <w:del w:id="70" w:author="Scott B Coughlin" w:date="2016-10-19T11:39:00Z">
        <w:r w:rsidR="00FD3C14" w:rsidDel="00B62227">
          <w:rPr>
            <w:rFonts w:ascii="Times New Roman" w:hAnsi="Times New Roman" w:cs="Times New Roman"/>
            <w:iCs/>
            <w:sz w:val="24"/>
            <w:szCs w:val="24"/>
          </w:rPr>
          <w:delText xml:space="preserve">green </w:delText>
        </w:r>
      </w:del>
      <w:ins w:id="71" w:author="Scott B Coughlin" w:date="2016-10-19T11:39:00Z">
        <w:r w:rsidR="00B62227">
          <w:rPr>
            <w:rFonts w:ascii="Times New Roman" w:hAnsi="Times New Roman" w:cs="Times New Roman"/>
            <w:iCs/>
            <w:sz w:val="24"/>
            <w:szCs w:val="24"/>
          </w:rPr>
          <w:t xml:space="preserve">gray </w:t>
        </w:r>
      </w:ins>
      <w:r w:rsidR="00FD3C14">
        <w:rPr>
          <w:rFonts w:ascii="Times New Roman" w:hAnsi="Times New Roman" w:cs="Times New Roman"/>
          <w:iCs/>
          <w:sz w:val="24"/>
          <w:szCs w:val="24"/>
        </w:rPr>
        <w:t>arrows)</w:t>
      </w:r>
      <w:r w:rsidRPr="00D5494B">
        <w:rPr>
          <w:rFonts w:ascii="Times New Roman" w:hAnsi="Times New Roman" w:cs="Times New Roman"/>
          <w:iCs/>
          <w:sz w:val="24"/>
          <w:szCs w:val="24"/>
        </w:rPr>
        <w:t xml:space="preserve">.  The gold-standard set also receives information from the human-vetting and human-classification units and provides information back to the ML unit to improve ML algorithms and resulting classification, as well as to the LIGO project for their analysis and hopefully, elimination. </w:t>
      </w:r>
      <w:ins w:id="72" w:author="Scott B Coughlin" w:date="2016-10-19T11:40:00Z">
        <w:r w:rsidR="00B62227" w:rsidRPr="00D5494B">
          <w:rPr>
            <w:rFonts w:ascii="Times New Roman" w:hAnsi="Times New Roman" w:cs="Times New Roman"/>
            <w:b/>
            <w:iCs/>
            <w:sz w:val="24"/>
            <w:szCs w:val="24"/>
          </w:rPr>
          <w:t>F</w:t>
        </w:r>
        <w:r w:rsidR="00B62227">
          <w:rPr>
            <w:rFonts w:ascii="Times New Roman" w:hAnsi="Times New Roman" w:cs="Times New Roman"/>
            <w:b/>
            <w:iCs/>
            <w:sz w:val="24"/>
            <w:szCs w:val="24"/>
          </w:rPr>
          <w:t xml:space="preserve">ifth, </w:t>
        </w:r>
      </w:ins>
      <w:ins w:id="73" w:author="Scott B Coughlin" w:date="2016-10-19T11:41:00Z">
        <w:r w:rsidR="00B62227" w:rsidRPr="00B62227">
          <w:rPr>
            <w:rFonts w:ascii="Times New Roman" w:hAnsi="Times New Roman" w:cs="Times New Roman"/>
            <w:iCs/>
            <w:sz w:val="24"/>
            <w:szCs w:val="24"/>
            <w:rPrChange w:id="74" w:author="Scott B Coughlin" w:date="2016-10-19T11:42:00Z">
              <w:rPr>
                <w:rFonts w:ascii="Times New Roman" w:hAnsi="Times New Roman" w:cs="Times New Roman"/>
                <w:b/>
                <w:iCs/>
                <w:sz w:val="24"/>
                <w:szCs w:val="24"/>
              </w:rPr>
            </w:rPrChange>
          </w:rPr>
          <w:t>a social science research component (</w:t>
        </w:r>
      </w:ins>
      <w:ins w:id="75" w:author="Scott B Coughlin" w:date="2016-10-19T11:42:00Z">
        <w:r w:rsidR="00B62227">
          <w:rPr>
            <w:rFonts w:ascii="Times New Roman" w:hAnsi="Times New Roman" w:cs="Times New Roman"/>
            <w:iCs/>
            <w:sz w:val="24"/>
            <w:szCs w:val="24"/>
          </w:rPr>
          <w:t xml:space="preserve">shown as </w:t>
        </w:r>
      </w:ins>
      <w:ins w:id="76" w:author="Scott B Coughlin" w:date="2016-10-19T11:41:00Z">
        <w:r w:rsidR="00B62227" w:rsidRPr="00B62227">
          <w:rPr>
            <w:rFonts w:ascii="Times New Roman" w:hAnsi="Times New Roman" w:cs="Times New Roman"/>
            <w:iCs/>
            <w:sz w:val="24"/>
            <w:szCs w:val="24"/>
            <w:rPrChange w:id="77" w:author="Scott B Coughlin" w:date="2016-10-19T11:42:00Z">
              <w:rPr>
                <w:rFonts w:ascii="Times New Roman" w:hAnsi="Times New Roman" w:cs="Times New Roman"/>
                <w:b/>
                <w:iCs/>
                <w:sz w:val="24"/>
                <w:szCs w:val="24"/>
              </w:rPr>
            </w:rPrChange>
          </w:rPr>
          <w:t xml:space="preserve">the interconnectedness of this workflow) will collect data about this system for analysis leading to potential improvements in the </w:t>
        </w:r>
      </w:ins>
      <w:ins w:id="78" w:author="Scott B Coughlin" w:date="2016-10-19T11:42:00Z">
        <w:r w:rsidR="00B62227" w:rsidRPr="00B62227">
          <w:rPr>
            <w:rFonts w:ascii="Times New Roman" w:hAnsi="Times New Roman" w:cs="Times New Roman"/>
            <w:iCs/>
            <w:sz w:val="24"/>
            <w:szCs w:val="24"/>
            <w:rPrChange w:id="79" w:author="Scott B Coughlin" w:date="2016-10-19T11:42:00Z">
              <w:rPr>
                <w:rFonts w:ascii="Times New Roman" w:hAnsi="Times New Roman" w:cs="Times New Roman"/>
                <w:b/>
                <w:iCs/>
                <w:sz w:val="24"/>
                <w:szCs w:val="24"/>
              </w:rPr>
            </w:rPrChange>
          </w:rPr>
          <w:t>implementation</w:t>
        </w:r>
      </w:ins>
      <w:ins w:id="80" w:author="Scott B Coughlin" w:date="2016-10-19T11:41:00Z">
        <w:r w:rsidR="00B62227" w:rsidRPr="00B62227">
          <w:rPr>
            <w:rFonts w:ascii="Times New Roman" w:hAnsi="Times New Roman" w:cs="Times New Roman"/>
            <w:iCs/>
            <w:sz w:val="24"/>
            <w:szCs w:val="24"/>
            <w:rPrChange w:id="81" w:author="Scott B Coughlin" w:date="2016-10-19T11:42:00Z">
              <w:rPr>
                <w:rFonts w:ascii="Times New Roman" w:hAnsi="Times New Roman" w:cs="Times New Roman"/>
                <w:b/>
                <w:iCs/>
                <w:sz w:val="24"/>
                <w:szCs w:val="24"/>
              </w:rPr>
            </w:rPrChange>
          </w:rPr>
          <w:t xml:space="preserve"> </w:t>
        </w:r>
      </w:ins>
      <w:ins w:id="82" w:author="Scott B Coughlin" w:date="2016-10-19T11:42:00Z">
        <w:r w:rsidR="00B62227" w:rsidRPr="00B62227">
          <w:rPr>
            <w:rFonts w:ascii="Times New Roman" w:hAnsi="Times New Roman" w:cs="Times New Roman"/>
            <w:iCs/>
            <w:sz w:val="24"/>
            <w:szCs w:val="24"/>
            <w:rPrChange w:id="83" w:author="Scott B Coughlin" w:date="2016-10-19T11:42:00Z">
              <w:rPr>
                <w:rFonts w:ascii="Times New Roman" w:hAnsi="Times New Roman" w:cs="Times New Roman"/>
                <w:b/>
                <w:iCs/>
                <w:sz w:val="24"/>
                <w:szCs w:val="24"/>
              </w:rPr>
            </w:rPrChange>
          </w:rPr>
          <w:t>of this system.</w:t>
        </w:r>
      </w:ins>
    </w:p>
    <w:p w14:paraId="07C5B0C8" w14:textId="38E15A58" w:rsidR="00D5494B" w:rsidRDefault="00DD18DA" w:rsidP="000217C0">
      <w:pPr>
        <w:autoSpaceDE w:val="0"/>
        <w:autoSpaceDN w:val="0"/>
        <w:adjustRightInd w:val="0"/>
        <w:spacing w:after="0" w:line="240" w:lineRule="auto"/>
        <w:rPr>
          <w:rFonts w:ascii="Times New Roman" w:hAnsi="Times New Roman" w:cs="Times New Roman"/>
          <w:iCs/>
          <w:sz w:val="24"/>
          <w:szCs w:val="24"/>
        </w:rPr>
      </w:pPr>
      <w:del w:id="84" w:author="Scott B Coughlin" w:date="2016-10-19T11:41:00Z">
        <w:r w:rsidDel="00B62227">
          <w:rPr>
            <w:rFonts w:ascii="Times New Roman" w:hAnsi="Times New Roman" w:cs="Times New Roman"/>
            <w:iCs/>
            <w:sz w:val="24"/>
            <w:szCs w:val="24"/>
          </w:rPr>
          <w:br/>
        </w:r>
      </w:del>
      <w:r>
        <w:rPr>
          <w:rFonts w:ascii="Times New Roman" w:hAnsi="Times New Roman" w:cs="Times New Roman"/>
          <w:iCs/>
          <w:sz w:val="24"/>
          <w:szCs w:val="24"/>
        </w:rPr>
        <w:br/>
      </w:r>
      <w:r w:rsidR="00D24259">
        <w:rPr>
          <w:rFonts w:ascii="Times New Roman" w:hAnsi="Times New Roman" w:cs="Times New Roman"/>
          <w:iCs/>
          <w:sz w:val="24"/>
          <w:szCs w:val="24"/>
        </w:rPr>
        <w:t xml:space="preserve">The </w:t>
      </w:r>
      <w:r w:rsidR="00B74FDC">
        <w:rPr>
          <w:rFonts w:ascii="Times New Roman" w:hAnsi="Times New Roman" w:cs="Times New Roman"/>
          <w:iCs/>
          <w:sz w:val="24"/>
          <w:szCs w:val="24"/>
        </w:rPr>
        <w:t>Gravity-Spy</w:t>
      </w:r>
      <w:r w:rsidR="00D24259">
        <w:rPr>
          <w:rFonts w:ascii="Times New Roman" w:hAnsi="Times New Roman" w:cs="Times New Roman"/>
          <w:iCs/>
          <w:sz w:val="24"/>
          <w:szCs w:val="24"/>
        </w:rPr>
        <w:t xml:space="preserve"> program of study is funded for 3</w:t>
      </w:r>
      <w:r w:rsidR="00EF4002">
        <w:rPr>
          <w:rFonts w:ascii="Times New Roman" w:hAnsi="Times New Roman" w:cs="Times New Roman"/>
          <w:iCs/>
          <w:sz w:val="24"/>
          <w:szCs w:val="24"/>
        </w:rPr>
        <w:t>7</w:t>
      </w:r>
      <w:r w:rsidR="00D24259">
        <w:rPr>
          <w:rFonts w:ascii="Times New Roman" w:hAnsi="Times New Roman" w:cs="Times New Roman"/>
          <w:iCs/>
          <w:sz w:val="24"/>
          <w:szCs w:val="24"/>
        </w:rPr>
        <w:t xml:space="preserve"> months</w:t>
      </w:r>
      <w:r w:rsidR="00EF4002">
        <w:rPr>
          <w:rFonts w:ascii="Times New Roman" w:hAnsi="Times New Roman" w:cs="Times New Roman"/>
          <w:iCs/>
          <w:sz w:val="24"/>
          <w:szCs w:val="24"/>
        </w:rPr>
        <w:t xml:space="preserve"> (starting one month early with pre-spending authorization)</w:t>
      </w:r>
      <w:r w:rsidR="00D24259">
        <w:rPr>
          <w:rFonts w:ascii="Times New Roman" w:hAnsi="Times New Roman" w:cs="Times New Roman"/>
          <w:iCs/>
          <w:sz w:val="24"/>
          <w:szCs w:val="24"/>
        </w:rPr>
        <w:t>, starting Sept 1</w:t>
      </w:r>
      <w:r w:rsidR="00D24259" w:rsidRPr="00D24259">
        <w:rPr>
          <w:rFonts w:ascii="Times New Roman" w:hAnsi="Times New Roman" w:cs="Times New Roman"/>
          <w:iCs/>
          <w:sz w:val="24"/>
          <w:szCs w:val="24"/>
          <w:vertAlign w:val="superscript"/>
        </w:rPr>
        <w:t>st</w:t>
      </w:r>
      <w:r w:rsidR="00D24259">
        <w:rPr>
          <w:rFonts w:ascii="Times New Roman" w:hAnsi="Times New Roman" w:cs="Times New Roman"/>
          <w:iCs/>
          <w:sz w:val="24"/>
          <w:szCs w:val="24"/>
        </w:rPr>
        <w:t xml:space="preserve">, 2015, and continuing through </w:t>
      </w:r>
      <w:r w:rsidR="00EF4002">
        <w:rPr>
          <w:rFonts w:ascii="Times New Roman" w:hAnsi="Times New Roman" w:cs="Times New Roman"/>
          <w:iCs/>
          <w:sz w:val="24"/>
          <w:szCs w:val="24"/>
        </w:rPr>
        <w:t xml:space="preserve">Sept </w:t>
      </w:r>
      <w:r w:rsidR="00196A19">
        <w:rPr>
          <w:rFonts w:ascii="Times New Roman" w:hAnsi="Times New Roman" w:cs="Times New Roman"/>
          <w:iCs/>
          <w:sz w:val="24"/>
          <w:szCs w:val="24"/>
        </w:rPr>
        <w:t>30</w:t>
      </w:r>
      <w:r w:rsidR="00196A19" w:rsidRPr="009C5C9C">
        <w:rPr>
          <w:rFonts w:ascii="Times New Roman" w:hAnsi="Times New Roman" w:cs="Times New Roman"/>
          <w:iCs/>
          <w:sz w:val="24"/>
          <w:szCs w:val="24"/>
          <w:vertAlign w:val="superscript"/>
        </w:rPr>
        <w:t>th</w:t>
      </w:r>
      <w:r w:rsidR="00D24259">
        <w:rPr>
          <w:rFonts w:ascii="Times New Roman" w:hAnsi="Times New Roman" w:cs="Times New Roman"/>
          <w:iCs/>
          <w:sz w:val="24"/>
          <w:szCs w:val="24"/>
        </w:rPr>
        <w:t xml:space="preserve">, 2018.  Interaction </w:t>
      </w:r>
      <w:r w:rsidR="00483A94">
        <w:rPr>
          <w:rFonts w:ascii="Times New Roman" w:hAnsi="Times New Roman" w:cs="Times New Roman"/>
          <w:iCs/>
          <w:sz w:val="24"/>
          <w:szCs w:val="24"/>
        </w:rPr>
        <w:t xml:space="preserve">with </w:t>
      </w:r>
      <w:r w:rsidR="00D24259">
        <w:rPr>
          <w:rFonts w:ascii="Times New Roman" w:hAnsi="Times New Roman" w:cs="Times New Roman"/>
          <w:iCs/>
          <w:sz w:val="24"/>
          <w:szCs w:val="24"/>
        </w:rPr>
        <w:t xml:space="preserve">human subjects </w:t>
      </w:r>
      <w:del w:id="85" w:author="Scott B Coughlin" w:date="2016-10-19T09:31:00Z">
        <w:r w:rsidR="00D24259" w:rsidDel="00CE4837">
          <w:rPr>
            <w:rFonts w:ascii="Times New Roman" w:hAnsi="Times New Roman" w:cs="Times New Roman"/>
            <w:iCs/>
            <w:sz w:val="24"/>
            <w:szCs w:val="24"/>
          </w:rPr>
          <w:delText>will begin</w:delText>
        </w:r>
      </w:del>
      <w:ins w:id="86" w:author="Scott B Coughlin" w:date="2016-10-19T09:31:00Z">
        <w:r w:rsidR="00CE4837">
          <w:rPr>
            <w:rFonts w:ascii="Times New Roman" w:hAnsi="Times New Roman" w:cs="Times New Roman"/>
            <w:iCs/>
            <w:sz w:val="24"/>
            <w:szCs w:val="24"/>
          </w:rPr>
          <w:t>has begun</w:t>
        </w:r>
      </w:ins>
      <w:r w:rsidR="00D24259">
        <w:rPr>
          <w:rFonts w:ascii="Times New Roman" w:hAnsi="Times New Roman" w:cs="Times New Roman"/>
          <w:iCs/>
          <w:sz w:val="24"/>
          <w:szCs w:val="24"/>
        </w:rPr>
        <w:t xml:space="preserve"> in the second year of the program (starting </w:t>
      </w:r>
      <w:r w:rsidR="00E63DF3">
        <w:rPr>
          <w:rFonts w:ascii="Times New Roman" w:hAnsi="Times New Roman" w:cs="Times New Roman"/>
          <w:iCs/>
          <w:sz w:val="24"/>
          <w:szCs w:val="24"/>
        </w:rPr>
        <w:t xml:space="preserve">October </w:t>
      </w:r>
      <w:ins w:id="87" w:author="Scott B Coughlin" w:date="2016-10-19T09:31:00Z">
        <w:r w:rsidR="00CE4837">
          <w:rPr>
            <w:rFonts w:ascii="Times New Roman" w:hAnsi="Times New Roman" w:cs="Times New Roman"/>
            <w:iCs/>
            <w:sz w:val="24"/>
            <w:szCs w:val="24"/>
          </w:rPr>
          <w:t>12</w:t>
        </w:r>
      </w:ins>
      <w:del w:id="88" w:author="Scott B Coughlin" w:date="2016-10-19T09:31:00Z">
        <w:r w:rsidR="00D24259" w:rsidDel="00CE4837">
          <w:rPr>
            <w:rFonts w:ascii="Times New Roman" w:hAnsi="Times New Roman" w:cs="Times New Roman"/>
            <w:iCs/>
            <w:sz w:val="24"/>
            <w:szCs w:val="24"/>
          </w:rPr>
          <w:delText>1</w:delText>
        </w:r>
      </w:del>
      <w:ins w:id="89" w:author="Scott B Coughlin" w:date="2016-10-19T09:31:00Z">
        <w:r w:rsidR="00CE4837">
          <w:rPr>
            <w:rFonts w:ascii="Times New Roman" w:hAnsi="Times New Roman" w:cs="Times New Roman"/>
            <w:iCs/>
            <w:sz w:val="24"/>
            <w:szCs w:val="24"/>
            <w:vertAlign w:val="superscript"/>
          </w:rPr>
          <w:t>th</w:t>
        </w:r>
      </w:ins>
      <w:del w:id="90" w:author="Scott B Coughlin" w:date="2016-10-19T09:31:00Z">
        <w:r w:rsidR="00D24259" w:rsidRPr="00D24259" w:rsidDel="00CE4837">
          <w:rPr>
            <w:rFonts w:ascii="Times New Roman" w:hAnsi="Times New Roman" w:cs="Times New Roman"/>
            <w:iCs/>
            <w:sz w:val="24"/>
            <w:szCs w:val="24"/>
            <w:vertAlign w:val="superscript"/>
          </w:rPr>
          <w:delText>st</w:delText>
        </w:r>
      </w:del>
      <w:r w:rsidR="00D24259">
        <w:rPr>
          <w:rFonts w:ascii="Times New Roman" w:hAnsi="Times New Roman" w:cs="Times New Roman"/>
          <w:iCs/>
          <w:sz w:val="24"/>
          <w:szCs w:val="24"/>
        </w:rPr>
        <w:t>, 2016).  Any of the individual participants, from the public, will</w:t>
      </w:r>
      <w:r w:rsidR="00553452">
        <w:rPr>
          <w:rFonts w:ascii="Times New Roman" w:hAnsi="Times New Roman" w:cs="Times New Roman"/>
          <w:iCs/>
          <w:sz w:val="24"/>
          <w:szCs w:val="24"/>
        </w:rPr>
        <w:t xml:space="preserve"> be able to take part this program</w:t>
      </w:r>
      <w:r w:rsidR="00D24259">
        <w:rPr>
          <w:rFonts w:ascii="Times New Roman" w:hAnsi="Times New Roman" w:cs="Times New Roman"/>
          <w:iCs/>
          <w:sz w:val="24"/>
          <w:szCs w:val="24"/>
        </w:rPr>
        <w:t>.</w:t>
      </w:r>
      <w:r w:rsidR="002213BA">
        <w:rPr>
          <w:rFonts w:ascii="Times New Roman" w:hAnsi="Times New Roman" w:cs="Times New Roman"/>
          <w:iCs/>
          <w:sz w:val="24"/>
          <w:szCs w:val="24"/>
        </w:rPr>
        <w:t xml:space="preserve">  Each participant works on this program as a volunteer</w:t>
      </w:r>
      <w:r w:rsidR="00D33B9F">
        <w:rPr>
          <w:rFonts w:ascii="Times New Roman" w:hAnsi="Times New Roman" w:cs="Times New Roman"/>
          <w:iCs/>
          <w:sz w:val="24"/>
          <w:szCs w:val="24"/>
        </w:rPr>
        <w:t>, in their own free time</w:t>
      </w:r>
      <w:r w:rsidR="002213BA">
        <w:rPr>
          <w:rFonts w:ascii="Times New Roman" w:hAnsi="Times New Roman" w:cs="Times New Roman"/>
          <w:iCs/>
          <w:sz w:val="24"/>
          <w:szCs w:val="24"/>
        </w:rPr>
        <w:t>.</w:t>
      </w:r>
    </w:p>
    <w:p w14:paraId="33544795" w14:textId="2F45146B" w:rsidR="007E43E1" w:rsidRDefault="002213BA" w:rsidP="00965B84">
      <w:pPr>
        <w:autoSpaceDE w:val="0"/>
        <w:autoSpaceDN w:val="0"/>
        <w:adjustRightInd w:val="0"/>
        <w:spacing w:after="0" w:line="240" w:lineRule="auto"/>
        <w:rPr>
          <w:rFonts w:ascii="Times New Roman" w:eastAsiaTheme="majorEastAsia" w:hAnsi="Times New Roman" w:cs="Times New Roman"/>
          <w:iCs/>
          <w:sz w:val="24"/>
          <w:szCs w:val="24"/>
        </w:rPr>
      </w:pPr>
      <w:r>
        <w:br/>
      </w:r>
      <w:r w:rsidRPr="00A20F17">
        <w:rPr>
          <w:rFonts w:ascii="Times New Roman" w:eastAsiaTheme="majorEastAsia" w:hAnsi="Times New Roman" w:cs="Times New Roman"/>
          <w:iCs/>
          <w:sz w:val="24"/>
          <w:szCs w:val="24"/>
        </w:rPr>
        <w:t xml:space="preserve">For each participant, data is collected on the performance of the participants on the sorting task (the identification of noise in </w:t>
      </w:r>
      <w:proofErr w:type="spellStart"/>
      <w:r w:rsidR="00483A94">
        <w:rPr>
          <w:rFonts w:ascii="Times New Roman" w:eastAsiaTheme="majorEastAsia" w:hAnsi="Times New Roman" w:cs="Times New Roman"/>
          <w:iCs/>
          <w:sz w:val="24"/>
          <w:szCs w:val="24"/>
        </w:rPr>
        <w:t>a</w:t>
      </w:r>
      <w:r w:rsidRPr="00A20F17">
        <w:rPr>
          <w:rFonts w:ascii="Times New Roman" w:eastAsiaTheme="majorEastAsia" w:hAnsi="Times New Roman" w:cs="Times New Roman"/>
          <w:iCs/>
          <w:sz w:val="24"/>
          <w:szCs w:val="24"/>
        </w:rPr>
        <w:t>LIGO</w:t>
      </w:r>
      <w:proofErr w:type="spellEnd"/>
      <w:r w:rsidRPr="00A20F17">
        <w:rPr>
          <w:rFonts w:ascii="Times New Roman" w:eastAsiaTheme="majorEastAsia" w:hAnsi="Times New Roman" w:cs="Times New Roman"/>
          <w:iCs/>
          <w:sz w:val="24"/>
          <w:szCs w:val="24"/>
        </w:rPr>
        <w:t xml:space="preserve"> data)</w:t>
      </w:r>
      <w:r w:rsidR="00A30893">
        <w:rPr>
          <w:rFonts w:ascii="Times New Roman" w:eastAsiaTheme="majorEastAsia" w:hAnsi="Times New Roman" w:cs="Times New Roman"/>
          <w:iCs/>
          <w:sz w:val="24"/>
          <w:szCs w:val="24"/>
        </w:rPr>
        <w:t>;</w:t>
      </w:r>
      <w:r w:rsidR="00A20F17" w:rsidRPr="00A20F17">
        <w:rPr>
          <w:rFonts w:ascii="Times New Roman" w:eastAsiaTheme="majorEastAsia" w:hAnsi="Times New Roman" w:cs="Times New Roman"/>
          <w:iCs/>
          <w:sz w:val="24"/>
          <w:szCs w:val="24"/>
        </w:rPr>
        <w:t xml:space="preserve"> for each choice from each participant of whether a </w:t>
      </w:r>
      <w:proofErr w:type="gramStart"/>
      <w:r w:rsidR="00A20F17" w:rsidRPr="00A20F17">
        <w:rPr>
          <w:rFonts w:ascii="Times New Roman" w:eastAsiaTheme="majorEastAsia" w:hAnsi="Times New Roman" w:cs="Times New Roman"/>
          <w:iCs/>
          <w:sz w:val="24"/>
          <w:szCs w:val="24"/>
        </w:rPr>
        <w:t>particular dataset</w:t>
      </w:r>
      <w:proofErr w:type="gramEnd"/>
      <w:r w:rsidR="00A20F17" w:rsidRPr="00A20F17">
        <w:rPr>
          <w:rFonts w:ascii="Times New Roman" w:eastAsiaTheme="majorEastAsia" w:hAnsi="Times New Roman" w:cs="Times New Roman"/>
          <w:iCs/>
          <w:sz w:val="24"/>
          <w:szCs w:val="24"/>
        </w:rPr>
        <w:t xml:space="preserve"> seems consistent with a known (or unknown) noise source (see below for an example choice)</w:t>
      </w:r>
      <w:r w:rsidR="00A30893">
        <w:rPr>
          <w:rFonts w:ascii="Times New Roman" w:eastAsiaTheme="majorEastAsia" w:hAnsi="Times New Roman" w:cs="Times New Roman"/>
          <w:iCs/>
          <w:sz w:val="24"/>
          <w:szCs w:val="24"/>
        </w:rPr>
        <w:t>, we store that choice</w:t>
      </w:r>
      <w:r w:rsidRPr="00A20F17">
        <w:rPr>
          <w:rFonts w:ascii="Times New Roman" w:eastAsiaTheme="majorEastAsia" w:hAnsi="Times New Roman" w:cs="Times New Roman"/>
          <w:iCs/>
          <w:sz w:val="24"/>
          <w:szCs w:val="24"/>
        </w:rPr>
        <w:t xml:space="preserve">.  </w:t>
      </w:r>
      <w:r w:rsidR="00A20F17" w:rsidRPr="00A20F17">
        <w:rPr>
          <w:rFonts w:ascii="Times New Roman" w:eastAsiaTheme="majorEastAsia" w:hAnsi="Times New Roman" w:cs="Times New Roman"/>
          <w:iCs/>
          <w:sz w:val="24"/>
          <w:szCs w:val="24"/>
        </w:rPr>
        <w:t xml:space="preserve">We will use the data collectively, to </w:t>
      </w:r>
      <w:r w:rsidR="00A30893">
        <w:rPr>
          <w:rFonts w:ascii="Times New Roman" w:eastAsiaTheme="majorEastAsia" w:hAnsi="Times New Roman" w:cs="Times New Roman"/>
          <w:iCs/>
          <w:sz w:val="24"/>
          <w:szCs w:val="24"/>
        </w:rPr>
        <w:t xml:space="preserve">build a computer-database of known glitches and unknown, possible glitches.  </w:t>
      </w:r>
    </w:p>
    <w:p w14:paraId="2D861C0B" w14:textId="77777777" w:rsidR="007E43E1" w:rsidRDefault="007E43E1" w:rsidP="00965B84">
      <w:pPr>
        <w:autoSpaceDE w:val="0"/>
        <w:autoSpaceDN w:val="0"/>
        <w:adjustRightInd w:val="0"/>
        <w:spacing w:after="0" w:line="240" w:lineRule="auto"/>
        <w:rPr>
          <w:rFonts w:ascii="Times New Roman" w:eastAsiaTheme="majorEastAsia" w:hAnsi="Times New Roman" w:cs="Times New Roman"/>
          <w:iCs/>
          <w:sz w:val="24"/>
          <w:szCs w:val="24"/>
        </w:rPr>
      </w:pPr>
    </w:p>
    <w:p w14:paraId="4A17B1E1" w14:textId="1882A859" w:rsidR="008450F2" w:rsidRDefault="00353BCD" w:rsidP="007E43E1">
      <w:pPr>
        <w:autoSpaceDE w:val="0"/>
        <w:autoSpaceDN w:val="0"/>
        <w:adjustRightInd w:val="0"/>
        <w:spacing w:after="0" w:line="240" w:lineRule="auto"/>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 xml:space="preserve">From the point of view of most participants, their interaction with the </w:t>
      </w:r>
      <w:proofErr w:type="spellStart"/>
      <w:r>
        <w:rPr>
          <w:rFonts w:ascii="Times New Roman" w:eastAsiaTheme="majorEastAsia" w:hAnsi="Times New Roman" w:cs="Times New Roman"/>
          <w:iCs/>
          <w:sz w:val="24"/>
          <w:szCs w:val="24"/>
        </w:rPr>
        <w:t>Zooniverse</w:t>
      </w:r>
      <w:proofErr w:type="spellEnd"/>
      <w:r>
        <w:rPr>
          <w:rFonts w:ascii="Times New Roman" w:eastAsiaTheme="majorEastAsia" w:hAnsi="Times New Roman" w:cs="Times New Roman"/>
          <w:iCs/>
          <w:sz w:val="24"/>
          <w:szCs w:val="24"/>
        </w:rPr>
        <w:t xml:space="preserve"> system will look</w:t>
      </w:r>
      <w:r w:rsidR="0065559F">
        <w:rPr>
          <w:rFonts w:ascii="Times New Roman" w:eastAsiaTheme="majorEastAsia" w:hAnsi="Times New Roman" w:cs="Times New Roman"/>
          <w:iCs/>
          <w:sz w:val="24"/>
          <w:szCs w:val="24"/>
        </w:rPr>
        <w:t xml:space="preserve"> like the image below</w:t>
      </w:r>
      <w:r>
        <w:rPr>
          <w:rFonts w:ascii="Times New Roman" w:eastAsiaTheme="majorEastAsia" w:hAnsi="Times New Roman" w:cs="Times New Roman"/>
          <w:iCs/>
          <w:sz w:val="24"/>
          <w:szCs w:val="24"/>
        </w:rPr>
        <w:t xml:space="preserve">.  </w:t>
      </w:r>
      <w:r w:rsidR="007E43E1">
        <w:rPr>
          <w:rFonts w:ascii="Times New Roman" w:eastAsiaTheme="majorEastAsia" w:hAnsi="Times New Roman" w:cs="Times New Roman"/>
          <w:iCs/>
          <w:sz w:val="24"/>
          <w:szCs w:val="24"/>
        </w:rPr>
        <w:t>In these individual</w:t>
      </w:r>
      <w:r w:rsidR="00995934">
        <w:rPr>
          <w:rFonts w:ascii="Times New Roman" w:eastAsiaTheme="majorEastAsia" w:hAnsi="Times New Roman" w:cs="Times New Roman"/>
          <w:iCs/>
          <w:sz w:val="24"/>
          <w:szCs w:val="24"/>
        </w:rPr>
        <w:t xml:space="preserve"> multiple-choice questions, p</w:t>
      </w:r>
      <w:r w:rsidR="007E43E1">
        <w:rPr>
          <w:rFonts w:ascii="Times New Roman" w:eastAsiaTheme="majorEastAsia" w:hAnsi="Times New Roman" w:cs="Times New Roman"/>
          <w:iCs/>
          <w:sz w:val="24"/>
          <w:szCs w:val="24"/>
        </w:rPr>
        <w:t xml:space="preserve">articipants </w:t>
      </w:r>
      <w:r w:rsidR="007E43E1" w:rsidRPr="007E43E1">
        <w:rPr>
          <w:rFonts w:ascii="Times New Roman" w:eastAsiaTheme="majorEastAsia" w:hAnsi="Times New Roman" w:cs="Times New Roman"/>
          <w:iCs/>
          <w:sz w:val="24"/>
          <w:szCs w:val="24"/>
        </w:rPr>
        <w:t xml:space="preserve">will be presented with images of glitches from </w:t>
      </w:r>
      <w:proofErr w:type="spellStart"/>
      <w:r w:rsidR="00B304A3">
        <w:rPr>
          <w:rFonts w:ascii="Times New Roman" w:eastAsiaTheme="majorEastAsia" w:hAnsi="Times New Roman" w:cs="Times New Roman"/>
          <w:iCs/>
          <w:sz w:val="24"/>
          <w:szCs w:val="24"/>
        </w:rPr>
        <w:t>a</w:t>
      </w:r>
      <w:r w:rsidR="007E43E1" w:rsidRPr="007E43E1">
        <w:rPr>
          <w:rFonts w:ascii="Times New Roman" w:eastAsiaTheme="majorEastAsia" w:hAnsi="Times New Roman" w:cs="Times New Roman"/>
          <w:iCs/>
          <w:sz w:val="24"/>
          <w:szCs w:val="24"/>
        </w:rPr>
        <w:t>LIGO</w:t>
      </w:r>
      <w:proofErr w:type="spellEnd"/>
      <w:r w:rsidR="007E43E1" w:rsidRPr="007E43E1">
        <w:rPr>
          <w:rFonts w:ascii="Times New Roman" w:eastAsiaTheme="majorEastAsia" w:hAnsi="Times New Roman" w:cs="Times New Roman"/>
          <w:iCs/>
          <w:sz w:val="24"/>
          <w:szCs w:val="24"/>
        </w:rPr>
        <w:t xml:space="preserve"> and asked if t</w:t>
      </w:r>
      <w:r w:rsidR="007E43E1">
        <w:rPr>
          <w:rFonts w:ascii="Times New Roman" w:eastAsiaTheme="majorEastAsia" w:hAnsi="Times New Roman" w:cs="Times New Roman"/>
          <w:iCs/>
          <w:sz w:val="24"/>
          <w:szCs w:val="24"/>
        </w:rPr>
        <w:t xml:space="preserve">hey fit an existing category of </w:t>
      </w:r>
      <w:r w:rsidR="007E43E1" w:rsidRPr="007E43E1">
        <w:rPr>
          <w:rFonts w:ascii="Times New Roman" w:eastAsiaTheme="majorEastAsia" w:hAnsi="Times New Roman" w:cs="Times New Roman"/>
          <w:iCs/>
          <w:sz w:val="24"/>
          <w:szCs w:val="24"/>
        </w:rPr>
        <w:t xml:space="preserve">known glitches or if the glitches represent a novel category. </w:t>
      </w:r>
      <w:r w:rsidR="008450F2">
        <w:rPr>
          <w:rFonts w:ascii="Times New Roman" w:eastAsiaTheme="majorEastAsia" w:hAnsi="Times New Roman" w:cs="Times New Roman"/>
          <w:iCs/>
          <w:sz w:val="24"/>
          <w:szCs w:val="24"/>
        </w:rPr>
        <w:t xml:space="preserve">More advanced users will be able to work on grouping </w:t>
      </w:r>
      <w:r w:rsidR="0069282B">
        <w:rPr>
          <w:rFonts w:ascii="Times New Roman" w:eastAsiaTheme="majorEastAsia" w:hAnsi="Times New Roman" w:cs="Times New Roman"/>
          <w:iCs/>
          <w:sz w:val="24"/>
          <w:szCs w:val="24"/>
        </w:rPr>
        <w:t>novel glitches together</w:t>
      </w:r>
      <w:r w:rsidR="008450F2">
        <w:rPr>
          <w:rFonts w:ascii="Times New Roman" w:eastAsiaTheme="majorEastAsia" w:hAnsi="Times New Roman" w:cs="Times New Roman"/>
          <w:iCs/>
          <w:sz w:val="24"/>
          <w:szCs w:val="24"/>
        </w:rPr>
        <w:t xml:space="preserve"> into new </w:t>
      </w:r>
      <w:r w:rsidR="0069282B">
        <w:rPr>
          <w:rFonts w:ascii="Times New Roman" w:eastAsiaTheme="majorEastAsia" w:hAnsi="Times New Roman" w:cs="Times New Roman"/>
          <w:iCs/>
          <w:sz w:val="24"/>
          <w:szCs w:val="24"/>
        </w:rPr>
        <w:t>categories</w:t>
      </w:r>
      <w:r w:rsidR="00B304A3">
        <w:rPr>
          <w:rFonts w:ascii="Times New Roman" w:eastAsiaTheme="majorEastAsia" w:hAnsi="Times New Roman" w:cs="Times New Roman"/>
          <w:iCs/>
          <w:sz w:val="24"/>
          <w:szCs w:val="24"/>
        </w:rPr>
        <w:t>.</w:t>
      </w:r>
    </w:p>
    <w:p w14:paraId="1C8494D4" w14:textId="67810F7C" w:rsidR="008450F2" w:rsidRDefault="00B304A3" w:rsidP="007E43E1">
      <w:pPr>
        <w:autoSpaceDE w:val="0"/>
        <w:autoSpaceDN w:val="0"/>
        <w:adjustRightInd w:val="0"/>
        <w:spacing w:after="0" w:line="240" w:lineRule="auto"/>
        <w:rPr>
          <w:rFonts w:ascii="Times New Roman" w:eastAsiaTheme="majorEastAsia" w:hAnsi="Times New Roman" w:cs="Times New Roman"/>
          <w:iCs/>
          <w:sz w:val="24"/>
          <w:szCs w:val="24"/>
        </w:rPr>
      </w:pPr>
      <w:r w:rsidRPr="009C5C9C">
        <w:rPr>
          <w:rFonts w:ascii="Times New Roman" w:eastAsiaTheme="majorEastAsia" w:hAnsi="Times New Roman" w:cs="Times New Roman"/>
          <w:iCs/>
          <w:noProof/>
          <w:sz w:val="24"/>
          <w:szCs w:val="24"/>
        </w:rPr>
        <w:lastRenderedPageBreak/>
        <w:drawing>
          <wp:inline distT="0" distB="0" distL="0" distR="0" wp14:anchorId="4365333F" wp14:editId="1AE6DDAB">
            <wp:extent cx="630936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6-10 at 6.03.37 PM.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006725"/>
                    </a:xfrm>
                    <a:prstGeom prst="rect">
                      <a:avLst/>
                    </a:prstGeom>
                  </pic:spPr>
                </pic:pic>
              </a:graphicData>
            </a:graphic>
          </wp:inline>
        </w:drawing>
      </w:r>
    </w:p>
    <w:p w14:paraId="42A71FAF" w14:textId="0B116029" w:rsidR="00995934" w:rsidDel="00E347DC" w:rsidRDefault="007E43E1" w:rsidP="007E43E1">
      <w:pPr>
        <w:autoSpaceDE w:val="0"/>
        <w:autoSpaceDN w:val="0"/>
        <w:adjustRightInd w:val="0"/>
        <w:spacing w:after="0" w:line="240" w:lineRule="auto"/>
        <w:rPr>
          <w:del w:id="91" w:author="Scott B Coughlin" w:date="2016-12-14T09:47:00Z"/>
          <w:rFonts w:ascii="Times New Roman" w:eastAsia="Times New Roman" w:hAnsi="Times New Roman" w:cs="Times New Roman"/>
          <w:sz w:val="24"/>
          <w:szCs w:val="24"/>
        </w:rPr>
      </w:pPr>
      <w:r w:rsidRPr="007E43E1">
        <w:rPr>
          <w:rFonts w:ascii="Times New Roman" w:eastAsiaTheme="majorEastAsia" w:hAnsi="Times New Roman" w:cs="Times New Roman"/>
          <w:iCs/>
          <w:sz w:val="24"/>
          <w:szCs w:val="24"/>
        </w:rPr>
        <w:t xml:space="preserve">During their work </w:t>
      </w:r>
      <w:r w:rsidR="00995934">
        <w:rPr>
          <w:rFonts w:ascii="Times New Roman" w:eastAsiaTheme="majorEastAsia" w:hAnsi="Times New Roman" w:cs="Times New Roman"/>
          <w:iCs/>
          <w:sz w:val="24"/>
          <w:szCs w:val="24"/>
        </w:rPr>
        <w:t xml:space="preserve">on the system, participants will </w:t>
      </w:r>
      <w:r w:rsidR="00965B84" w:rsidRPr="00965B84">
        <w:rPr>
          <w:rFonts w:ascii="Times New Roman" w:eastAsiaTheme="majorEastAsia" w:hAnsi="Times New Roman" w:cs="Times New Roman"/>
          <w:iCs/>
          <w:sz w:val="24"/>
          <w:szCs w:val="24"/>
        </w:rPr>
        <w:t>see different kinds of experimental interventions (e.g., different presentations of glitches, training, motivational messages, suggested team processes, potential clusters of novel glitches) to identify which are most helpful in improving performance and other outcomes</w:t>
      </w:r>
      <w:r w:rsidR="00965B84" w:rsidRPr="00861778">
        <w:rPr>
          <w:rFonts w:ascii="Times New Roman" w:eastAsiaTheme="majorEastAsia" w:hAnsi="Times New Roman" w:cs="Times New Roman"/>
          <w:iCs/>
          <w:sz w:val="24"/>
          <w:szCs w:val="24"/>
        </w:rPr>
        <w:t xml:space="preserve">. </w:t>
      </w:r>
      <w:ins w:id="92" w:author="Scott B Coughlin" w:date="2016-12-14T09:47:00Z">
        <w:r w:rsidR="00861778" w:rsidRPr="00861778">
          <w:rPr>
            <w:rFonts w:ascii="Times New Roman" w:eastAsia="Times New Roman" w:hAnsi="Times New Roman" w:cs="Times New Roman"/>
            <w:color w:val="222222"/>
            <w:sz w:val="24"/>
            <w:szCs w:val="24"/>
            <w:shd w:val="clear" w:color="auto" w:fill="FFFFFF"/>
            <w:rPrChange w:id="93" w:author="Scott B Coughlin" w:date="2016-12-14T09:47:00Z">
              <w:rPr>
                <w:rFonts w:ascii="Arial" w:eastAsia="Times New Roman" w:hAnsi="Arial" w:cs="Arial"/>
                <w:color w:val="222222"/>
                <w:sz w:val="19"/>
                <w:szCs w:val="19"/>
                <w:shd w:val="clear" w:color="auto" w:fill="FFFFFF"/>
              </w:rPr>
            </w:rPrChange>
          </w:rPr>
          <w:t>As these experiments involve only data on the glitches, these experimental interventions are not human-</w:t>
        </w:r>
        <w:proofErr w:type="gramStart"/>
        <w:r w:rsidR="00861778" w:rsidRPr="00861778">
          <w:rPr>
            <w:rFonts w:ascii="Times New Roman" w:eastAsia="Times New Roman" w:hAnsi="Times New Roman" w:cs="Times New Roman"/>
            <w:color w:val="222222"/>
            <w:sz w:val="24"/>
            <w:szCs w:val="24"/>
            <w:shd w:val="clear" w:color="auto" w:fill="FFFFFF"/>
            <w:rPrChange w:id="94" w:author="Scott B Coughlin" w:date="2016-12-14T09:47:00Z">
              <w:rPr>
                <w:rFonts w:ascii="Arial" w:eastAsia="Times New Roman" w:hAnsi="Arial" w:cs="Arial"/>
                <w:color w:val="222222"/>
                <w:sz w:val="19"/>
                <w:szCs w:val="19"/>
                <w:shd w:val="clear" w:color="auto" w:fill="FFFFFF"/>
              </w:rPr>
            </w:rPrChange>
          </w:rPr>
          <w:t>subjects</w:t>
        </w:r>
        <w:proofErr w:type="gramEnd"/>
        <w:r w:rsidR="00861778" w:rsidRPr="00861778">
          <w:rPr>
            <w:rFonts w:ascii="Times New Roman" w:eastAsia="Times New Roman" w:hAnsi="Times New Roman" w:cs="Times New Roman"/>
            <w:color w:val="222222"/>
            <w:sz w:val="24"/>
            <w:szCs w:val="24"/>
            <w:shd w:val="clear" w:color="auto" w:fill="FFFFFF"/>
            <w:rPrChange w:id="95" w:author="Scott B Coughlin" w:date="2016-12-14T09:47:00Z">
              <w:rPr>
                <w:rFonts w:ascii="Arial" w:eastAsia="Times New Roman" w:hAnsi="Arial" w:cs="Arial"/>
                <w:color w:val="222222"/>
                <w:sz w:val="19"/>
                <w:szCs w:val="19"/>
                <w:shd w:val="clear" w:color="auto" w:fill="FFFFFF"/>
              </w:rPr>
            </w:rPrChange>
          </w:rPr>
          <w:t xml:space="preserve"> data.</w:t>
        </w:r>
      </w:ins>
    </w:p>
    <w:p w14:paraId="34A2B320" w14:textId="77777777" w:rsidR="00E347DC" w:rsidRPr="00E347DC" w:rsidRDefault="00E347DC" w:rsidP="00E347DC">
      <w:pPr>
        <w:rPr>
          <w:ins w:id="96" w:author="Scott B Coughlin" w:date="2016-12-14T09:47:00Z"/>
          <w:rFonts w:ascii="Times New Roman" w:eastAsia="Times New Roman" w:hAnsi="Times New Roman" w:cs="Times New Roman"/>
          <w:sz w:val="24"/>
          <w:szCs w:val="24"/>
          <w:rPrChange w:id="97" w:author="Scott B Coughlin" w:date="2016-12-14T09:47:00Z">
            <w:rPr>
              <w:ins w:id="98" w:author="Scott B Coughlin" w:date="2016-12-14T09:47:00Z"/>
              <w:rFonts w:ascii="Times New Roman" w:eastAsiaTheme="majorEastAsia" w:hAnsi="Times New Roman" w:cs="Times New Roman"/>
              <w:iCs/>
              <w:sz w:val="24"/>
              <w:szCs w:val="24"/>
            </w:rPr>
          </w:rPrChange>
        </w:rPr>
        <w:pPrChange w:id="99" w:author="Scott B Coughlin" w:date="2016-12-14T09:47:00Z">
          <w:pPr>
            <w:autoSpaceDE w:val="0"/>
            <w:autoSpaceDN w:val="0"/>
            <w:adjustRightInd w:val="0"/>
            <w:spacing w:after="0" w:line="240" w:lineRule="auto"/>
          </w:pPr>
        </w:pPrChange>
      </w:pPr>
    </w:p>
    <w:p w14:paraId="1DDECACF" w14:textId="77777777" w:rsidR="00995934" w:rsidRDefault="00995934" w:rsidP="007E43E1">
      <w:pPr>
        <w:autoSpaceDE w:val="0"/>
        <w:autoSpaceDN w:val="0"/>
        <w:adjustRightInd w:val="0"/>
        <w:spacing w:after="0" w:line="240" w:lineRule="auto"/>
        <w:rPr>
          <w:rFonts w:ascii="Times New Roman" w:eastAsiaTheme="majorEastAsia" w:hAnsi="Times New Roman" w:cs="Times New Roman"/>
          <w:iCs/>
          <w:sz w:val="24"/>
          <w:szCs w:val="24"/>
        </w:rPr>
      </w:pPr>
    </w:p>
    <w:p w14:paraId="26283710" w14:textId="77777777" w:rsidR="00626357" w:rsidRPr="00626357" w:rsidRDefault="00965B84" w:rsidP="00626357">
      <w:pPr>
        <w:rPr>
          <w:ins w:id="100" w:author="Scott B Coughlin" w:date="2016-12-14T09:46:00Z"/>
          <w:rFonts w:ascii="Times New Roman" w:eastAsia="Times New Roman" w:hAnsi="Times New Roman" w:cs="Times New Roman"/>
          <w:sz w:val="24"/>
          <w:szCs w:val="24"/>
        </w:rPr>
      </w:pPr>
      <w:r w:rsidRPr="00965B84">
        <w:rPr>
          <w:rFonts w:ascii="Times New Roman" w:eastAsiaTheme="majorEastAsia" w:hAnsi="Times New Roman" w:cs="Times New Roman"/>
          <w:iCs/>
          <w:sz w:val="24"/>
          <w:szCs w:val="24"/>
        </w:rPr>
        <w:t>The</w:t>
      </w:r>
      <w:r w:rsidR="00B304A3">
        <w:rPr>
          <w:rFonts w:ascii="Times New Roman" w:eastAsiaTheme="majorEastAsia" w:hAnsi="Times New Roman" w:cs="Times New Roman"/>
          <w:iCs/>
          <w:sz w:val="24"/>
          <w:szCs w:val="24"/>
        </w:rPr>
        <w:t>se</w:t>
      </w:r>
      <w:r w:rsidRPr="00965B84">
        <w:rPr>
          <w:rFonts w:ascii="Times New Roman" w:eastAsiaTheme="majorEastAsia" w:hAnsi="Times New Roman" w:cs="Times New Roman"/>
          <w:iCs/>
          <w:sz w:val="24"/>
          <w:szCs w:val="24"/>
        </w:rPr>
        <w:t xml:space="preserve"> experiments </w:t>
      </w:r>
      <w:r w:rsidR="00B304A3">
        <w:rPr>
          <w:rFonts w:ascii="Times New Roman" w:eastAsiaTheme="majorEastAsia" w:hAnsi="Times New Roman" w:cs="Times New Roman"/>
          <w:iCs/>
          <w:sz w:val="24"/>
          <w:szCs w:val="24"/>
        </w:rPr>
        <w:t>have been</w:t>
      </w:r>
      <w:r w:rsidRPr="00965B84">
        <w:rPr>
          <w:rFonts w:ascii="Times New Roman" w:eastAsiaTheme="majorEastAsia" w:hAnsi="Times New Roman" w:cs="Times New Roman"/>
          <w:iCs/>
          <w:sz w:val="24"/>
          <w:szCs w:val="24"/>
        </w:rPr>
        <w:t xml:space="preserve"> designed </w:t>
      </w:r>
      <w:r w:rsidR="00B304A3">
        <w:rPr>
          <w:rFonts w:ascii="Times New Roman" w:eastAsiaTheme="majorEastAsia" w:hAnsi="Times New Roman" w:cs="Times New Roman"/>
          <w:iCs/>
          <w:sz w:val="24"/>
          <w:szCs w:val="24"/>
        </w:rPr>
        <w:t>in</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year 1 and </w:t>
      </w:r>
      <w:del w:id="101" w:author="Scott B Coughlin" w:date="2016-12-08T11:07:00Z">
        <w:r w:rsidR="00B304A3" w:rsidDel="00984505">
          <w:rPr>
            <w:rFonts w:ascii="Times New Roman" w:eastAsiaTheme="majorEastAsia" w:hAnsi="Times New Roman" w:cs="Times New Roman"/>
            <w:iCs/>
            <w:sz w:val="24"/>
            <w:szCs w:val="24"/>
          </w:rPr>
          <w:delText>will be</w:delText>
        </w:r>
      </w:del>
      <w:ins w:id="102" w:author="Scott B Coughlin" w:date="2016-12-08T11:07:00Z">
        <w:r w:rsidR="00984505">
          <w:rPr>
            <w:rFonts w:ascii="Times New Roman" w:eastAsiaTheme="majorEastAsia" w:hAnsi="Times New Roman" w:cs="Times New Roman"/>
            <w:iCs/>
            <w:sz w:val="24"/>
            <w:szCs w:val="24"/>
          </w:rPr>
          <w:t>are being</w:t>
        </w:r>
      </w:ins>
      <w:r w:rsidR="00B304A3">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implemented in year 2. As participants perform the citizen science task, various data about their performance can be tracked, specifically time spent on the task and agreement of their classification with other</w:t>
      </w:r>
      <w:del w:id="103" w:author="Scott B Coughlin" w:date="2016-12-08T11:08:00Z">
        <w:r w:rsidRPr="00965B84" w:rsidDel="00984505">
          <w:rPr>
            <w:rFonts w:ascii="Times New Roman" w:eastAsiaTheme="majorEastAsia" w:hAnsi="Times New Roman" w:cs="Times New Roman"/>
            <w:iCs/>
            <w:sz w:val="24"/>
            <w:szCs w:val="24"/>
          </w:rPr>
          <w:delText>s</w:delText>
        </w:r>
      </w:del>
      <w:r w:rsidRPr="00965B84">
        <w:rPr>
          <w:rFonts w:ascii="Times New Roman" w:eastAsiaTheme="majorEastAsia" w:hAnsi="Times New Roman" w:cs="Times New Roman"/>
          <w:iCs/>
          <w:sz w:val="24"/>
          <w:szCs w:val="24"/>
        </w:rPr>
        <w:t xml:space="preserve"> </w:t>
      </w:r>
      <w:ins w:id="104" w:author="Scott B Coughlin" w:date="2016-12-08T11:08:00Z">
        <w:r w:rsidR="00984505">
          <w:rPr>
            <w:rFonts w:ascii="Times New Roman" w:eastAsiaTheme="majorEastAsia" w:hAnsi="Times New Roman" w:cs="Times New Roman"/>
            <w:iCs/>
            <w:sz w:val="24"/>
            <w:szCs w:val="24"/>
          </w:rPr>
          <w:t xml:space="preserve"> users and </w:t>
        </w:r>
      </w:ins>
      <w:del w:id="105" w:author="Scott B Coughlin" w:date="2016-12-08T11:08:00Z">
        <w:r w:rsidRPr="00965B84" w:rsidDel="00984505">
          <w:rPr>
            <w:rFonts w:ascii="Times New Roman" w:eastAsiaTheme="majorEastAsia" w:hAnsi="Times New Roman" w:cs="Times New Roman"/>
            <w:iCs/>
            <w:sz w:val="24"/>
            <w:szCs w:val="24"/>
          </w:rPr>
          <w:delText xml:space="preserve">(and potentially </w:delText>
        </w:r>
      </w:del>
      <w:r w:rsidRPr="00965B84">
        <w:rPr>
          <w:rFonts w:ascii="Times New Roman" w:eastAsiaTheme="majorEastAsia" w:hAnsi="Times New Roman" w:cs="Times New Roman"/>
          <w:iCs/>
          <w:sz w:val="24"/>
          <w:szCs w:val="24"/>
        </w:rPr>
        <w:t>with known results</w:t>
      </w:r>
      <w:del w:id="106" w:author="Scott B Coughlin" w:date="2016-12-08T11:08:00Z">
        <w:r w:rsidRPr="00965B84" w:rsidDel="00984505">
          <w:rPr>
            <w:rFonts w:ascii="Times New Roman" w:eastAsiaTheme="majorEastAsia" w:hAnsi="Times New Roman" w:cs="Times New Roman"/>
            <w:iCs/>
            <w:sz w:val="24"/>
            <w:szCs w:val="24"/>
          </w:rPr>
          <w:delText>, for a subset of data)</w:delText>
        </w:r>
      </w:del>
      <w:r w:rsidRPr="00965B84">
        <w:rPr>
          <w:rFonts w:ascii="Times New Roman" w:eastAsiaTheme="majorEastAsia" w:hAnsi="Times New Roman" w:cs="Times New Roman"/>
          <w:iCs/>
          <w:sz w:val="24"/>
          <w:szCs w:val="24"/>
        </w:rPr>
        <w:t>. These system-level data will be analyzed in an aggregate fashion (e.g., average performance under different conditions).</w:t>
      </w:r>
      <w:r>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Samples of participants will be surveyed periodically to obtain data about participant attitudes towards and beliefs about science and the science task. The surveys </w:t>
      </w:r>
      <w:r w:rsidR="00B304A3">
        <w:rPr>
          <w:rFonts w:ascii="Times New Roman" w:eastAsiaTheme="majorEastAsia" w:hAnsi="Times New Roman" w:cs="Times New Roman"/>
          <w:iCs/>
          <w:sz w:val="24"/>
          <w:szCs w:val="24"/>
        </w:rPr>
        <w:t>have</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be</w:t>
      </w:r>
      <w:r w:rsidR="00B304A3">
        <w:rPr>
          <w:rFonts w:ascii="Times New Roman" w:eastAsiaTheme="majorEastAsia" w:hAnsi="Times New Roman" w:cs="Times New Roman"/>
          <w:iCs/>
          <w:sz w:val="24"/>
          <w:szCs w:val="24"/>
        </w:rPr>
        <w:t>en</w:t>
      </w:r>
      <w:r w:rsidRPr="00965B84">
        <w:rPr>
          <w:rFonts w:ascii="Times New Roman" w:eastAsiaTheme="majorEastAsia" w:hAnsi="Times New Roman" w:cs="Times New Roman"/>
          <w:iCs/>
          <w:sz w:val="24"/>
          <w:szCs w:val="24"/>
        </w:rPr>
        <w:t xml:space="preserve"> developed in year 1 and</w:t>
      </w:r>
      <w:r w:rsidR="00B304A3">
        <w:rPr>
          <w:rFonts w:ascii="Times New Roman" w:eastAsiaTheme="majorEastAsia" w:hAnsi="Times New Roman" w:cs="Times New Roman"/>
          <w:iCs/>
          <w:sz w:val="24"/>
          <w:szCs w:val="24"/>
        </w:rPr>
        <w:t xml:space="preserve"> will be</w:t>
      </w:r>
      <w:r w:rsidRPr="00965B84">
        <w:rPr>
          <w:rFonts w:ascii="Times New Roman" w:eastAsiaTheme="majorEastAsia" w:hAnsi="Times New Roman" w:cs="Times New Roman"/>
          <w:iCs/>
          <w:sz w:val="24"/>
          <w:szCs w:val="24"/>
        </w:rPr>
        <w:t xml:space="preserve"> deployed in</w:t>
      </w:r>
      <w:ins w:id="107" w:author="Scott B Coughlin" w:date="2016-12-08T11:09:00Z">
        <w:r w:rsidR="00984505">
          <w:rPr>
            <w:rFonts w:ascii="Times New Roman" w:eastAsiaTheme="majorEastAsia" w:hAnsi="Times New Roman" w:cs="Times New Roman"/>
            <w:iCs/>
            <w:sz w:val="24"/>
            <w:szCs w:val="24"/>
          </w:rPr>
          <w:t xml:space="preserve"> the latter half of</w:t>
        </w:r>
      </w:ins>
      <w:r w:rsidRPr="00965B84">
        <w:rPr>
          <w:rFonts w:ascii="Times New Roman" w:eastAsiaTheme="majorEastAsia" w:hAnsi="Times New Roman" w:cs="Times New Roman"/>
          <w:iCs/>
          <w:sz w:val="24"/>
          <w:szCs w:val="24"/>
        </w:rPr>
        <w:t xml:space="preserve"> year</w:t>
      </w:r>
      <w:del w:id="108" w:author="Scott B Coughlin" w:date="2016-12-08T11:09:00Z">
        <w:r w:rsidRPr="00965B84" w:rsidDel="00984505">
          <w:rPr>
            <w:rFonts w:ascii="Times New Roman" w:eastAsiaTheme="majorEastAsia" w:hAnsi="Times New Roman" w:cs="Times New Roman"/>
            <w:iCs/>
            <w:sz w:val="24"/>
            <w:szCs w:val="24"/>
          </w:rPr>
          <w:delText>s</w:delText>
        </w:r>
      </w:del>
      <w:r w:rsidRPr="00965B84">
        <w:rPr>
          <w:rFonts w:ascii="Times New Roman" w:eastAsiaTheme="majorEastAsia" w:hAnsi="Times New Roman" w:cs="Times New Roman"/>
          <w:iCs/>
          <w:sz w:val="24"/>
          <w:szCs w:val="24"/>
        </w:rPr>
        <w:t xml:space="preserve"> 2 and </w:t>
      </w:r>
      <w:ins w:id="109" w:author="Scott B Coughlin" w:date="2016-12-08T11:09:00Z">
        <w:r w:rsidR="00984505">
          <w:rPr>
            <w:rFonts w:ascii="Times New Roman" w:eastAsiaTheme="majorEastAsia" w:hAnsi="Times New Roman" w:cs="Times New Roman"/>
            <w:iCs/>
            <w:sz w:val="24"/>
            <w:szCs w:val="24"/>
          </w:rPr>
          <w:t xml:space="preserve">in year </w:t>
        </w:r>
      </w:ins>
      <w:r w:rsidRPr="00965B84">
        <w:rPr>
          <w:rFonts w:ascii="Times New Roman" w:eastAsiaTheme="majorEastAsia" w:hAnsi="Times New Roman" w:cs="Times New Roman"/>
          <w:iCs/>
          <w:sz w:val="24"/>
          <w:szCs w:val="24"/>
        </w:rPr>
        <w:t xml:space="preserve">3. </w:t>
      </w:r>
      <w:ins w:id="110" w:author="Scott B Coughlin" w:date="2016-12-14T09:46:00Z">
        <w:r w:rsidR="00626357" w:rsidRPr="00626357">
          <w:rPr>
            <w:rFonts w:ascii="Times New Roman" w:eastAsia="Times New Roman" w:hAnsi="Times New Roman" w:cs="Times New Roman"/>
            <w:color w:val="222222"/>
            <w:sz w:val="24"/>
            <w:szCs w:val="24"/>
            <w:shd w:val="clear" w:color="auto" w:fill="FFFFFF"/>
            <w:rPrChange w:id="111" w:author="Scott B Coughlin" w:date="2016-12-14T09:46:00Z">
              <w:rPr>
                <w:rFonts w:ascii="Arial" w:eastAsia="Times New Roman" w:hAnsi="Arial" w:cs="Arial"/>
                <w:color w:val="222222"/>
                <w:sz w:val="19"/>
                <w:szCs w:val="19"/>
                <w:shd w:val="clear" w:color="auto" w:fill="FFFFFF"/>
              </w:rPr>
            </w:rPrChange>
          </w:rPr>
          <w:t>These surveys will include direct interaction and study of the experience of particular participants, and so those surveys fit the classification of human-</w:t>
        </w:r>
        <w:proofErr w:type="gramStart"/>
        <w:r w:rsidR="00626357" w:rsidRPr="00626357">
          <w:rPr>
            <w:rFonts w:ascii="Times New Roman" w:eastAsia="Times New Roman" w:hAnsi="Times New Roman" w:cs="Times New Roman"/>
            <w:color w:val="222222"/>
            <w:sz w:val="24"/>
            <w:szCs w:val="24"/>
            <w:shd w:val="clear" w:color="auto" w:fill="FFFFFF"/>
            <w:rPrChange w:id="112" w:author="Scott B Coughlin" w:date="2016-12-14T09:46:00Z">
              <w:rPr>
                <w:rFonts w:ascii="Arial" w:eastAsia="Times New Roman" w:hAnsi="Arial" w:cs="Arial"/>
                <w:color w:val="222222"/>
                <w:sz w:val="19"/>
                <w:szCs w:val="19"/>
                <w:shd w:val="clear" w:color="auto" w:fill="FFFFFF"/>
              </w:rPr>
            </w:rPrChange>
          </w:rPr>
          <w:t>subjects</w:t>
        </w:r>
        <w:proofErr w:type="gramEnd"/>
        <w:r w:rsidR="00626357" w:rsidRPr="00626357">
          <w:rPr>
            <w:rFonts w:ascii="Times New Roman" w:eastAsia="Times New Roman" w:hAnsi="Times New Roman" w:cs="Times New Roman"/>
            <w:color w:val="222222"/>
            <w:sz w:val="24"/>
            <w:szCs w:val="24"/>
            <w:shd w:val="clear" w:color="auto" w:fill="FFFFFF"/>
            <w:rPrChange w:id="113" w:author="Scott B Coughlin" w:date="2016-12-14T09:46:00Z">
              <w:rPr>
                <w:rFonts w:ascii="Arial" w:eastAsia="Times New Roman" w:hAnsi="Arial" w:cs="Arial"/>
                <w:color w:val="222222"/>
                <w:sz w:val="19"/>
                <w:szCs w:val="19"/>
                <w:shd w:val="clear" w:color="auto" w:fill="FFFFFF"/>
              </w:rPr>
            </w:rPrChange>
          </w:rPr>
          <w:t xml:space="preserve"> data.</w:t>
        </w:r>
      </w:ins>
    </w:p>
    <w:p w14:paraId="5996560C" w14:textId="7AD0CEC9" w:rsidR="00965B84" w:rsidDel="00984505" w:rsidRDefault="00965B84" w:rsidP="00965B84">
      <w:pPr>
        <w:autoSpaceDE w:val="0"/>
        <w:autoSpaceDN w:val="0"/>
        <w:adjustRightInd w:val="0"/>
        <w:spacing w:after="0" w:line="240" w:lineRule="auto"/>
        <w:rPr>
          <w:del w:id="114" w:author="Scott B Coughlin" w:date="2016-12-08T11:09:00Z"/>
          <w:rFonts w:ascii="Times New Roman" w:eastAsiaTheme="majorEastAsia" w:hAnsi="Times New Roman" w:cs="Times New Roman"/>
          <w:iCs/>
          <w:sz w:val="24"/>
          <w:szCs w:val="24"/>
        </w:rPr>
      </w:pPr>
    </w:p>
    <w:p w14:paraId="1D04EE02" w14:textId="3799E663" w:rsidR="00965B84" w:rsidDel="00626357" w:rsidRDefault="00965B84" w:rsidP="00965B84">
      <w:pPr>
        <w:autoSpaceDE w:val="0"/>
        <w:autoSpaceDN w:val="0"/>
        <w:adjustRightInd w:val="0"/>
        <w:spacing w:after="0" w:line="240" w:lineRule="auto"/>
        <w:rPr>
          <w:del w:id="115" w:author="Scott B Coughlin" w:date="2016-12-14T09:46:00Z"/>
          <w:rFonts w:ascii="TimesNewRomanPSMT" w:hAnsi="TimesNewRomanPSMT" w:cs="TimesNewRomanPSMT"/>
        </w:rPr>
      </w:pPr>
    </w:p>
    <w:p w14:paraId="5AEF2F9F" w14:textId="457F0DC6" w:rsidR="00A20F17" w:rsidRPr="00984505" w:rsidRDefault="006D7777" w:rsidP="00965B84">
      <w:pPr>
        <w:autoSpaceDE w:val="0"/>
        <w:autoSpaceDN w:val="0"/>
        <w:adjustRightInd w:val="0"/>
        <w:spacing w:after="0" w:line="240" w:lineRule="auto"/>
        <w:rPr>
          <w:rFonts w:ascii="Times New Roman" w:eastAsiaTheme="majorEastAsia" w:hAnsi="Times New Roman" w:cs="Times New Roman"/>
          <w:iCs/>
          <w:sz w:val="24"/>
          <w:szCs w:val="24"/>
          <w:rPrChange w:id="116" w:author="Scott B Coughlin" w:date="2016-12-08T11:09:00Z">
            <w:rPr>
              <w:rFonts w:ascii="TimesNewRomanPSMT" w:hAnsi="TimesNewRomanPSMT" w:cs="TimesNewRomanPSMT"/>
            </w:rPr>
          </w:rPrChange>
        </w:rPr>
      </w:pPr>
      <w:r>
        <w:rPr>
          <w:rFonts w:ascii="Times New Roman" w:eastAsiaTheme="majorEastAsia" w:hAnsi="Times New Roman" w:cs="Times New Roman"/>
          <w:iCs/>
          <w:sz w:val="24"/>
          <w:szCs w:val="24"/>
        </w:rPr>
        <w:t xml:space="preserve">The </w:t>
      </w:r>
      <w:proofErr w:type="spellStart"/>
      <w:r>
        <w:rPr>
          <w:rFonts w:ascii="Times New Roman" w:eastAsiaTheme="majorEastAsia" w:hAnsi="Times New Roman" w:cs="Times New Roman"/>
          <w:iCs/>
          <w:sz w:val="24"/>
          <w:szCs w:val="24"/>
        </w:rPr>
        <w:t>Zooniverse</w:t>
      </w:r>
      <w:proofErr w:type="spellEnd"/>
      <w:r>
        <w:rPr>
          <w:rFonts w:ascii="Times New Roman" w:eastAsiaTheme="majorEastAsia" w:hAnsi="Times New Roman" w:cs="Times New Roman"/>
          <w:iCs/>
          <w:sz w:val="24"/>
          <w:szCs w:val="24"/>
        </w:rPr>
        <w:t xml:space="preserve"> web interface also collects data on when users log in, pages that they look at, and posts to the “TALK” (discussion forum) pages, as well as the classifications that each participant makes.</w:t>
      </w:r>
      <w:r w:rsidR="00113BEB">
        <w:rPr>
          <w:rFonts w:ascii="Times New Roman" w:eastAsiaTheme="majorEastAsia" w:hAnsi="Times New Roman" w:cs="Times New Roman"/>
          <w:iCs/>
          <w:sz w:val="24"/>
          <w:szCs w:val="24"/>
        </w:rPr>
        <w:t xml:space="preserve">  For </w:t>
      </w:r>
      <w:r w:rsidR="001443E7">
        <w:rPr>
          <w:rFonts w:ascii="Times New Roman" w:eastAsiaTheme="majorEastAsia" w:hAnsi="Times New Roman" w:cs="Times New Roman"/>
          <w:iCs/>
          <w:sz w:val="24"/>
          <w:szCs w:val="24"/>
        </w:rPr>
        <w:t xml:space="preserve">the </w:t>
      </w:r>
      <w:r w:rsidR="00A736ED">
        <w:rPr>
          <w:rFonts w:ascii="Times New Roman" w:eastAsiaTheme="majorEastAsia" w:hAnsi="Times New Roman" w:cs="Times New Roman"/>
          <w:iCs/>
          <w:sz w:val="24"/>
          <w:szCs w:val="24"/>
        </w:rPr>
        <w:t>Gravity-Spy</w:t>
      </w:r>
      <w:r w:rsidR="00113BEB">
        <w:rPr>
          <w:rFonts w:ascii="Times New Roman" w:eastAsiaTheme="majorEastAsia" w:hAnsi="Times New Roman" w:cs="Times New Roman"/>
          <w:iCs/>
          <w:sz w:val="24"/>
          <w:szCs w:val="24"/>
        </w:rPr>
        <w:t xml:space="preserve"> program, </w:t>
      </w:r>
      <w:r w:rsidR="001443E7">
        <w:rPr>
          <w:rFonts w:ascii="Times New Roman" w:eastAsiaTheme="majorEastAsia" w:hAnsi="Times New Roman" w:cs="Times New Roman"/>
          <w:iCs/>
          <w:sz w:val="24"/>
          <w:szCs w:val="24"/>
        </w:rPr>
        <w:t>data</w:t>
      </w:r>
      <w:r w:rsidR="00113BEB">
        <w:rPr>
          <w:rFonts w:ascii="Times New Roman" w:eastAsiaTheme="majorEastAsia" w:hAnsi="Times New Roman" w:cs="Times New Roman"/>
          <w:iCs/>
          <w:sz w:val="24"/>
          <w:szCs w:val="24"/>
        </w:rPr>
        <w:t xml:space="preserve"> </w:t>
      </w:r>
      <w:del w:id="117" w:author="Scott B Coughlin" w:date="2016-10-19T12:12:00Z">
        <w:r w:rsidR="00113BEB" w:rsidDel="0074155C">
          <w:rPr>
            <w:rFonts w:ascii="Times New Roman" w:eastAsiaTheme="majorEastAsia" w:hAnsi="Times New Roman" w:cs="Times New Roman"/>
            <w:iCs/>
            <w:sz w:val="24"/>
            <w:szCs w:val="24"/>
          </w:rPr>
          <w:delText>will</w:delText>
        </w:r>
        <w:r w:rsidR="0080365F" w:rsidDel="0074155C">
          <w:rPr>
            <w:rFonts w:ascii="Times New Roman" w:eastAsiaTheme="majorEastAsia" w:hAnsi="Times New Roman" w:cs="Times New Roman"/>
            <w:iCs/>
            <w:sz w:val="24"/>
            <w:szCs w:val="24"/>
          </w:rPr>
          <w:delText xml:space="preserve"> </w:delText>
        </w:r>
        <w:r w:rsidR="00113BEB" w:rsidDel="0074155C">
          <w:rPr>
            <w:rFonts w:ascii="Times New Roman" w:eastAsiaTheme="majorEastAsia" w:hAnsi="Times New Roman" w:cs="Times New Roman"/>
            <w:iCs/>
            <w:sz w:val="24"/>
            <w:szCs w:val="24"/>
          </w:rPr>
          <w:delText>only</w:delText>
        </w:r>
      </w:del>
      <w:ins w:id="118" w:author="Scott B Coughlin" w:date="2016-10-19T12:12:00Z">
        <w:r w:rsidR="0074155C">
          <w:rPr>
            <w:rFonts w:ascii="Times New Roman" w:eastAsiaTheme="majorEastAsia" w:hAnsi="Times New Roman" w:cs="Times New Roman"/>
            <w:iCs/>
            <w:sz w:val="24"/>
            <w:szCs w:val="24"/>
          </w:rPr>
          <w:t>is now being</w:t>
        </w:r>
      </w:ins>
      <w:del w:id="119" w:author="Scott B Coughlin" w:date="2016-10-19T12:13:00Z">
        <w:r w:rsidR="00113BEB" w:rsidDel="0074155C">
          <w:rPr>
            <w:rFonts w:ascii="Times New Roman" w:eastAsiaTheme="majorEastAsia" w:hAnsi="Times New Roman" w:cs="Times New Roman"/>
            <w:iCs/>
            <w:sz w:val="24"/>
            <w:szCs w:val="24"/>
          </w:rPr>
          <w:delText xml:space="preserve"> be</w:delText>
        </w:r>
      </w:del>
      <w:r w:rsidR="00113BEB">
        <w:rPr>
          <w:rFonts w:ascii="Times New Roman" w:eastAsiaTheme="majorEastAsia" w:hAnsi="Times New Roman" w:cs="Times New Roman"/>
          <w:iCs/>
          <w:sz w:val="24"/>
          <w:szCs w:val="24"/>
        </w:rPr>
        <w:t xml:space="preserve"> analyzed in year 2 </w:t>
      </w:r>
      <w:ins w:id="120" w:author="Scott B Coughlin" w:date="2016-10-19T12:12:00Z">
        <w:r w:rsidR="0074155C">
          <w:rPr>
            <w:rFonts w:ascii="Times New Roman" w:eastAsiaTheme="majorEastAsia" w:hAnsi="Times New Roman" w:cs="Times New Roman"/>
            <w:iCs/>
            <w:sz w:val="24"/>
            <w:szCs w:val="24"/>
          </w:rPr>
          <w:t>with the launch of the site.</w:t>
        </w:r>
      </w:ins>
      <w:del w:id="121" w:author="Scott B Coughlin" w:date="2016-10-19T12:14:00Z">
        <w:r w:rsidR="00113BEB" w:rsidDel="0074155C">
          <w:rPr>
            <w:rFonts w:ascii="Times New Roman" w:eastAsiaTheme="majorEastAsia" w:hAnsi="Times New Roman" w:cs="Times New Roman"/>
            <w:iCs/>
            <w:sz w:val="24"/>
            <w:szCs w:val="24"/>
          </w:rPr>
          <w:delText>a</w:delText>
        </w:r>
        <w:r w:rsidR="001443E7" w:rsidDel="0074155C">
          <w:rPr>
            <w:rFonts w:ascii="Times New Roman" w:eastAsiaTheme="majorEastAsia" w:hAnsi="Times New Roman" w:cs="Times New Roman"/>
            <w:iCs/>
            <w:sz w:val="24"/>
            <w:szCs w:val="24"/>
          </w:rPr>
          <w:delText xml:space="preserve">nd </w:delText>
        </w:r>
      </w:del>
      <w:del w:id="122" w:author="Scott B Coughlin" w:date="2016-10-19T12:13:00Z">
        <w:r w:rsidR="001443E7" w:rsidDel="0074155C">
          <w:rPr>
            <w:rFonts w:ascii="Times New Roman" w:eastAsiaTheme="majorEastAsia" w:hAnsi="Times New Roman" w:cs="Times New Roman"/>
            <w:iCs/>
            <w:sz w:val="24"/>
            <w:szCs w:val="24"/>
          </w:rPr>
          <w:delText>beyond, when the</w:delText>
        </w:r>
        <w:r w:rsidR="00C70EC2" w:rsidDel="0074155C">
          <w:rPr>
            <w:rFonts w:ascii="Times New Roman" w:eastAsiaTheme="majorEastAsia" w:hAnsi="Times New Roman" w:cs="Times New Roman"/>
            <w:iCs/>
            <w:sz w:val="24"/>
            <w:szCs w:val="24"/>
          </w:rPr>
          <w:delText xml:space="preserve"> </w:delText>
        </w:r>
        <w:r w:rsidR="00797F97" w:rsidDel="0074155C">
          <w:rPr>
            <w:rFonts w:ascii="Times New Roman" w:eastAsiaTheme="majorEastAsia" w:hAnsi="Times New Roman" w:cs="Times New Roman"/>
            <w:iCs/>
            <w:sz w:val="24"/>
            <w:szCs w:val="24"/>
          </w:rPr>
          <w:delText>Gravity-Spy</w:delText>
        </w:r>
        <w:r w:rsidR="00C70EC2" w:rsidDel="0074155C">
          <w:rPr>
            <w:rFonts w:ascii="Times New Roman" w:eastAsiaTheme="majorEastAsia" w:hAnsi="Times New Roman" w:cs="Times New Roman"/>
            <w:iCs/>
            <w:sz w:val="24"/>
            <w:szCs w:val="24"/>
          </w:rPr>
          <w:delText xml:space="preserve"> program is available (</w:delText>
        </w:r>
      </w:del>
      <w:del w:id="123" w:author="Scott B Coughlin" w:date="2016-10-19T12:14:00Z">
        <w:r w:rsidR="00C70EC2" w:rsidDel="0074155C">
          <w:rPr>
            <w:rFonts w:ascii="Times New Roman" w:eastAsiaTheme="majorEastAsia" w:hAnsi="Times New Roman" w:cs="Times New Roman"/>
            <w:iCs/>
            <w:sz w:val="24"/>
            <w:szCs w:val="24"/>
          </w:rPr>
          <w:delText>with informed consent before volunteers can participate)</w:delText>
        </w:r>
        <w:r w:rsidR="001443E7" w:rsidDel="0074155C">
          <w:rPr>
            <w:rFonts w:ascii="Times New Roman" w:eastAsiaTheme="majorEastAsia" w:hAnsi="Times New Roman" w:cs="Times New Roman"/>
            <w:iCs/>
            <w:sz w:val="24"/>
            <w:szCs w:val="24"/>
          </w:rPr>
          <w:delText>.</w:delText>
        </w:r>
      </w:del>
      <w:r w:rsidR="00A30893">
        <w:rPr>
          <w:rFonts w:ascii="Times New Roman" w:eastAsiaTheme="majorEastAsia" w:hAnsi="Times New Roman" w:cs="Times New Roman"/>
          <w:iCs/>
          <w:sz w:val="24"/>
          <w:szCs w:val="24"/>
        </w:rPr>
        <w:br/>
      </w:r>
      <w:r w:rsidR="00A30893">
        <w:rPr>
          <w:rFonts w:ascii="Times New Roman" w:eastAsiaTheme="majorEastAsia" w:hAnsi="Times New Roman" w:cs="Times New Roman"/>
          <w:iCs/>
          <w:sz w:val="24"/>
          <w:szCs w:val="24"/>
        </w:rPr>
        <w:br/>
        <w:t>On this proje</w:t>
      </w:r>
      <w:r w:rsidR="00553452">
        <w:rPr>
          <w:rFonts w:ascii="Times New Roman" w:eastAsiaTheme="majorEastAsia" w:hAnsi="Times New Roman" w:cs="Times New Roman"/>
          <w:iCs/>
          <w:sz w:val="24"/>
          <w:szCs w:val="24"/>
        </w:rPr>
        <w:t>ct, research will be conducted at</w:t>
      </w:r>
      <w:r w:rsidR="00A30893">
        <w:rPr>
          <w:rFonts w:ascii="Times New Roman" w:eastAsiaTheme="majorEastAsia" w:hAnsi="Times New Roman" w:cs="Times New Roman"/>
          <w:iCs/>
          <w:sz w:val="24"/>
          <w:szCs w:val="24"/>
        </w:rPr>
        <w:t xml:space="preserve"> Northwestern University, at the Adler Planetarium,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Syracuse University, and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California State University, Fullerton.  </w:t>
      </w:r>
      <w:proofErr w:type="gramStart"/>
      <w:r w:rsidR="00A30893">
        <w:rPr>
          <w:rFonts w:ascii="Times New Roman" w:eastAsiaTheme="majorEastAsia" w:hAnsi="Times New Roman" w:cs="Times New Roman"/>
          <w:iCs/>
          <w:sz w:val="24"/>
          <w:szCs w:val="24"/>
        </w:rPr>
        <w:t>All of</w:t>
      </w:r>
      <w:proofErr w:type="gramEnd"/>
      <w:r w:rsidR="00A30893">
        <w:rPr>
          <w:rFonts w:ascii="Times New Roman" w:eastAsiaTheme="majorEastAsia" w:hAnsi="Times New Roman" w:cs="Times New Roman"/>
          <w:iCs/>
          <w:sz w:val="24"/>
          <w:szCs w:val="24"/>
        </w:rPr>
        <w:t xml:space="preserve"> those institutions will be separately reviewed by their individual IRBs, and we will attach the determination of each institution’s IRB review to this proposal.  (NB: The Adler Planetarium will be reviewed by the IRB at Syracuse University.)</w:t>
      </w:r>
      <w:r w:rsidR="00A20F17" w:rsidRPr="00A20F17">
        <w:rPr>
          <w:rFonts w:ascii="Times New Roman" w:eastAsiaTheme="majorEastAsia" w:hAnsi="Times New Roman" w:cs="Times New Roman"/>
          <w:iCs/>
          <w:sz w:val="24"/>
          <w:szCs w:val="24"/>
        </w:rPr>
        <w:br/>
      </w:r>
      <w:del w:id="124" w:author="Scott B Coughlin" w:date="2016-12-08T11:11:00Z">
        <w:r w:rsidR="00A20F17" w:rsidDel="006B6FDA">
          <w:br/>
        </w:r>
      </w:del>
    </w:p>
    <w:p w14:paraId="696DF773" w14:textId="6F2157BB" w:rsidR="00A30893" w:rsidRPr="00A30893" w:rsidRDefault="00A30893" w:rsidP="002213BA">
      <w:pPr>
        <w:rPr>
          <w:rFonts w:ascii="Times New Roman" w:eastAsiaTheme="majorEastAsia" w:hAnsi="Times New Roman" w:cs="Times New Roman"/>
          <w:iCs/>
          <w:sz w:val="24"/>
          <w:szCs w:val="24"/>
        </w:rPr>
      </w:pPr>
      <w:r w:rsidRPr="00A30893">
        <w:rPr>
          <w:rFonts w:ascii="Times New Roman" w:eastAsiaTheme="majorEastAsia" w:hAnsi="Times New Roman" w:cs="Times New Roman"/>
          <w:iCs/>
          <w:sz w:val="24"/>
          <w:szCs w:val="24"/>
        </w:rPr>
        <w:t xml:space="preserve">Prior to this work commencing, and after the review of </w:t>
      </w:r>
      <w:proofErr w:type="gramStart"/>
      <w:r w:rsidRPr="00A30893">
        <w:rPr>
          <w:rFonts w:ascii="Times New Roman" w:eastAsiaTheme="majorEastAsia" w:hAnsi="Times New Roman" w:cs="Times New Roman"/>
          <w:iCs/>
          <w:sz w:val="24"/>
          <w:szCs w:val="24"/>
        </w:rPr>
        <w:t>all of</w:t>
      </w:r>
      <w:proofErr w:type="gramEnd"/>
      <w:r w:rsidRPr="00A30893">
        <w:rPr>
          <w:rFonts w:ascii="Times New Roman" w:eastAsiaTheme="majorEastAsia" w:hAnsi="Times New Roman" w:cs="Times New Roman"/>
          <w:iCs/>
          <w:sz w:val="24"/>
          <w:szCs w:val="24"/>
        </w:rPr>
        <w:t xml:space="preserve"> the individual IRBs involved, we will submit </w:t>
      </w:r>
      <w:r w:rsidR="00553452">
        <w:rPr>
          <w:rFonts w:ascii="Times New Roman" w:eastAsiaTheme="majorEastAsia" w:hAnsi="Times New Roman" w:cs="Times New Roman"/>
          <w:iCs/>
          <w:sz w:val="24"/>
          <w:szCs w:val="24"/>
        </w:rPr>
        <w:t>those results t</w:t>
      </w:r>
      <w:r w:rsidRPr="00A30893">
        <w:rPr>
          <w:rFonts w:ascii="Times New Roman" w:eastAsiaTheme="majorEastAsia" w:hAnsi="Times New Roman" w:cs="Times New Roman"/>
          <w:iCs/>
          <w:sz w:val="24"/>
          <w:szCs w:val="24"/>
        </w:rPr>
        <w:t>o the NSF, to receive funding for the INSPIRE project.</w:t>
      </w:r>
    </w:p>
    <w:p w14:paraId="2EA57FBC" w14:textId="77777777" w:rsidR="008E78F7" w:rsidRDefault="008E78F7" w:rsidP="008E78F7">
      <w:pPr>
        <w:pStyle w:val="ListParagraph"/>
        <w:autoSpaceDE w:val="0"/>
        <w:autoSpaceDN w:val="0"/>
        <w:adjustRightInd w:val="0"/>
        <w:spacing w:after="0" w:line="240" w:lineRule="auto"/>
        <w:ind w:left="900"/>
        <w:rPr>
          <w:rFonts w:ascii="Times New Roman" w:hAnsi="Times New Roman" w:cs="Times New Roman"/>
          <w:iCs/>
          <w:sz w:val="24"/>
          <w:szCs w:val="24"/>
        </w:rPr>
      </w:pPr>
    </w:p>
    <w:p w14:paraId="63B04916" w14:textId="0D61C029" w:rsidR="00A30893" w:rsidRPr="00505ED3" w:rsidRDefault="00CE426B" w:rsidP="00505ED3">
      <w:pPr>
        <w:autoSpaceDE w:val="0"/>
        <w:autoSpaceDN w:val="0"/>
        <w:adjustRightInd w:val="0"/>
        <w:spacing w:after="0" w:line="240" w:lineRule="auto"/>
        <w:rPr>
          <w:rFonts w:ascii="Times New Roman" w:hAnsi="Times New Roman" w:cs="Times New Roman"/>
          <w:b/>
          <w:iCs/>
          <w:sz w:val="28"/>
          <w:szCs w:val="28"/>
        </w:rPr>
      </w:pPr>
      <w:r w:rsidRPr="00CE426B">
        <w:rPr>
          <w:rFonts w:ascii="Times New Roman" w:hAnsi="Times New Roman" w:cs="Times New Roman"/>
          <w:b/>
          <w:iCs/>
          <w:sz w:val="28"/>
          <w:szCs w:val="28"/>
        </w:rPr>
        <w:t xml:space="preserve">5.0 </w:t>
      </w:r>
      <w:r>
        <w:rPr>
          <w:rFonts w:ascii="Times New Roman" w:hAnsi="Times New Roman" w:cs="Times New Roman"/>
          <w:b/>
          <w:iCs/>
          <w:sz w:val="28"/>
          <w:szCs w:val="28"/>
        </w:rPr>
        <w:t xml:space="preserve">Multiple sites: </w:t>
      </w:r>
    </w:p>
    <w:p w14:paraId="110698FE" w14:textId="77777777" w:rsidR="00842076" w:rsidRDefault="00A30893" w:rsidP="00A30893">
      <w:pPr>
        <w:spacing w:after="0" w:line="240" w:lineRule="auto"/>
        <w:rPr>
          <w:rFonts w:ascii="Times New Roman" w:hAnsi="Times New Roman" w:cs="Times New Roman"/>
          <w:sz w:val="24"/>
          <w:szCs w:val="24"/>
        </w:rPr>
      </w:pPr>
      <w:r w:rsidRPr="00A30893">
        <w:rPr>
          <w:rFonts w:ascii="Times New Roman" w:hAnsi="Times New Roman" w:cs="Times New Roman"/>
          <w:sz w:val="24"/>
          <w:szCs w:val="24"/>
        </w:rPr>
        <w:t>While the work that each participant completes, as part of this project, is always</w:t>
      </w:r>
      <w:r>
        <w:rPr>
          <w:rFonts w:ascii="Times New Roman" w:hAnsi="Times New Roman" w:cs="Times New Roman"/>
          <w:sz w:val="24"/>
          <w:szCs w:val="24"/>
        </w:rPr>
        <w:t xml:space="preserve"> local to that participant (on her/his c</w:t>
      </w:r>
      <w:r w:rsidR="00B87768">
        <w:rPr>
          <w:rFonts w:ascii="Times New Roman" w:hAnsi="Times New Roman" w:cs="Times New Roman"/>
          <w:sz w:val="24"/>
          <w:szCs w:val="24"/>
        </w:rPr>
        <w:t xml:space="preserve">omputer), there will be four different sites that will contribute to this project, each with different strengths.  </w:t>
      </w:r>
      <w:r w:rsidR="00842076">
        <w:rPr>
          <w:rFonts w:ascii="Times New Roman" w:hAnsi="Times New Roman" w:cs="Times New Roman"/>
          <w:sz w:val="24"/>
          <w:szCs w:val="24"/>
        </w:rPr>
        <w:br/>
      </w:r>
    </w:p>
    <w:p w14:paraId="13DA8DBF" w14:textId="52663D32" w:rsidR="00A30893" w:rsidRDefault="00842076"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We note that the National Science Foundation grant which funds this project is housed at Northwestern University, which leads the program.</w:t>
      </w:r>
      <w:r>
        <w:rPr>
          <w:rFonts w:ascii="Times New Roman" w:hAnsi="Times New Roman" w:cs="Times New Roman"/>
          <w:sz w:val="24"/>
          <w:szCs w:val="24"/>
        </w:rPr>
        <w:br/>
      </w:r>
      <w:r>
        <w:rPr>
          <w:rFonts w:ascii="Times New Roman" w:hAnsi="Times New Roman" w:cs="Times New Roman"/>
          <w:sz w:val="24"/>
          <w:szCs w:val="24"/>
        </w:rPr>
        <w:br/>
      </w:r>
      <w:r w:rsidR="00B87768">
        <w:rPr>
          <w:rFonts w:ascii="Times New Roman" w:hAnsi="Times New Roman" w:cs="Times New Roman"/>
          <w:sz w:val="24"/>
          <w:szCs w:val="24"/>
        </w:rPr>
        <w:t>Here are the roles of each site:</w:t>
      </w:r>
      <w:r w:rsidR="00B87768">
        <w:rPr>
          <w:rFonts w:ascii="Times New Roman" w:hAnsi="Times New Roman" w:cs="Times New Roman"/>
          <w:sz w:val="24"/>
          <w:szCs w:val="24"/>
        </w:rPr>
        <w:br/>
      </w:r>
    </w:p>
    <w:p w14:paraId="78514B52" w14:textId="5CC6883F" w:rsidR="00B87768" w:rsidRPr="00B87768" w:rsidRDefault="00B87768" w:rsidP="00B87768">
      <w:pPr>
        <w:autoSpaceDE w:val="0"/>
        <w:autoSpaceDN w:val="0"/>
        <w:adjustRightInd w:val="0"/>
        <w:spacing w:after="0" w:line="240" w:lineRule="auto"/>
        <w:rPr>
          <w:rFonts w:ascii="Times New Roman" w:hAnsi="Times New Roman" w:cs="Times New Roman"/>
          <w:sz w:val="24"/>
          <w:szCs w:val="24"/>
        </w:rPr>
      </w:pPr>
      <w:r w:rsidRPr="00B87768">
        <w:rPr>
          <w:rFonts w:ascii="Times New Roman" w:hAnsi="Times New Roman" w:cs="Times New Roman"/>
          <w:b/>
          <w:i/>
          <w:sz w:val="24"/>
          <w:szCs w:val="24"/>
        </w:rPr>
        <w:t xml:space="preserve">Northwestern University: </w:t>
      </w:r>
      <w:r>
        <w:rPr>
          <w:rFonts w:ascii="Times New Roman" w:hAnsi="Times New Roman" w:cs="Times New Roman"/>
          <w:sz w:val="24"/>
          <w:szCs w:val="24"/>
        </w:rPr>
        <w:t xml:space="preserve"> In year one, Northwestern researchers </w:t>
      </w:r>
      <w:r w:rsidR="006E66CF">
        <w:rPr>
          <w:rFonts w:ascii="Times New Roman" w:hAnsi="Times New Roman" w:cs="Times New Roman"/>
          <w:sz w:val="24"/>
          <w:szCs w:val="24"/>
        </w:rPr>
        <w:t xml:space="preserve">have </w:t>
      </w:r>
      <w:r w:rsidR="0070730C">
        <w:rPr>
          <w:rFonts w:ascii="Times New Roman" w:hAnsi="Times New Roman" w:cs="Times New Roman"/>
          <w:sz w:val="24"/>
          <w:szCs w:val="24"/>
        </w:rPr>
        <w:t>i</w:t>
      </w:r>
      <w:r w:rsidRPr="00B87768">
        <w:rPr>
          <w:rFonts w:ascii="Times New Roman" w:hAnsi="Times New Roman" w:cs="Times New Roman"/>
          <w:sz w:val="24"/>
          <w:szCs w:val="24"/>
        </w:rPr>
        <w:t>de</w:t>
      </w:r>
      <w:r>
        <w:rPr>
          <w:rFonts w:ascii="Times New Roman" w:hAnsi="Times New Roman" w:cs="Times New Roman"/>
          <w:sz w:val="24"/>
          <w:szCs w:val="24"/>
        </w:rPr>
        <w:t>ntif</w:t>
      </w:r>
      <w:r w:rsidR="006E66CF">
        <w:rPr>
          <w:rFonts w:ascii="Times New Roman" w:hAnsi="Times New Roman" w:cs="Times New Roman"/>
          <w:sz w:val="24"/>
          <w:szCs w:val="24"/>
        </w:rPr>
        <w:t>ied</w:t>
      </w:r>
      <w:r>
        <w:rPr>
          <w:rFonts w:ascii="Times New Roman" w:hAnsi="Times New Roman" w:cs="Times New Roman"/>
          <w:sz w:val="24"/>
          <w:szCs w:val="24"/>
        </w:rPr>
        <w:t xml:space="preserve"> and test</w:t>
      </w:r>
      <w:r w:rsidR="006E66CF">
        <w:rPr>
          <w:rFonts w:ascii="Times New Roman" w:hAnsi="Times New Roman" w:cs="Times New Roman"/>
          <w:sz w:val="24"/>
          <w:szCs w:val="24"/>
        </w:rPr>
        <w:t>ed</w:t>
      </w:r>
      <w:r>
        <w:rPr>
          <w:rFonts w:ascii="Times New Roman" w:hAnsi="Times New Roman" w:cs="Times New Roman"/>
          <w:sz w:val="24"/>
          <w:szCs w:val="24"/>
        </w:rPr>
        <w:t xml:space="preserve"> machine learning </w:t>
      </w:r>
      <w:r w:rsidRPr="00B87768">
        <w:rPr>
          <w:rFonts w:ascii="Times New Roman" w:hAnsi="Times New Roman" w:cs="Times New Roman"/>
          <w:sz w:val="24"/>
          <w:szCs w:val="24"/>
        </w:rPr>
        <w:t>(ML) c</w:t>
      </w:r>
      <w:r>
        <w:rPr>
          <w:rFonts w:ascii="Times New Roman" w:hAnsi="Times New Roman" w:cs="Times New Roman"/>
          <w:sz w:val="24"/>
          <w:szCs w:val="24"/>
        </w:rPr>
        <w:t xml:space="preserve">lassification algorithms, using </w:t>
      </w:r>
      <w:r w:rsidRPr="00B87768">
        <w:rPr>
          <w:rFonts w:ascii="Times New Roman" w:hAnsi="Times New Roman" w:cs="Times New Roman"/>
          <w:sz w:val="24"/>
          <w:szCs w:val="24"/>
        </w:rPr>
        <w:t>a small</w:t>
      </w:r>
      <w:r>
        <w:rPr>
          <w:rFonts w:ascii="Times New Roman" w:hAnsi="Times New Roman" w:cs="Times New Roman"/>
          <w:sz w:val="24"/>
          <w:szCs w:val="24"/>
        </w:rPr>
        <w:t xml:space="preserve"> set of pre-classified glitches </w:t>
      </w:r>
      <w:r w:rsidRPr="00B87768">
        <w:rPr>
          <w:rFonts w:ascii="Times New Roman" w:hAnsi="Times New Roman" w:cs="Times New Roman"/>
          <w:sz w:val="24"/>
          <w:szCs w:val="24"/>
        </w:rPr>
        <w:t>for ML training.</w:t>
      </w:r>
    </w:p>
    <w:p w14:paraId="0E02100A" w14:textId="0716A711" w:rsidR="00B87768" w:rsidRDefault="006E66CF" w:rsidP="002179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addition, t</w:t>
      </w:r>
      <w:r w:rsidR="00B87768">
        <w:rPr>
          <w:rFonts w:ascii="Times New Roman" w:hAnsi="Times New Roman" w:cs="Times New Roman"/>
          <w:sz w:val="24"/>
          <w:szCs w:val="24"/>
        </w:rPr>
        <w:t xml:space="preserve">hey </w:t>
      </w:r>
      <w:r>
        <w:rPr>
          <w:rFonts w:ascii="Times New Roman" w:hAnsi="Times New Roman" w:cs="Times New Roman"/>
          <w:sz w:val="24"/>
          <w:szCs w:val="24"/>
        </w:rPr>
        <w:t xml:space="preserve">have </w:t>
      </w:r>
      <w:r w:rsidR="00B87768">
        <w:rPr>
          <w:rFonts w:ascii="Times New Roman" w:hAnsi="Times New Roman" w:cs="Times New Roman"/>
          <w:sz w:val="24"/>
          <w:szCs w:val="24"/>
        </w:rPr>
        <w:t>customize</w:t>
      </w:r>
      <w:r>
        <w:rPr>
          <w:rFonts w:ascii="Times New Roman" w:hAnsi="Times New Roman" w:cs="Times New Roman"/>
          <w:sz w:val="24"/>
          <w:szCs w:val="24"/>
        </w:rPr>
        <w:t>d</w:t>
      </w:r>
      <w:r w:rsidR="00B87768">
        <w:rPr>
          <w:rFonts w:ascii="Times New Roman" w:hAnsi="Times New Roman" w:cs="Times New Roman"/>
          <w:sz w:val="24"/>
          <w:szCs w:val="24"/>
        </w:rPr>
        <w:t xml:space="preserve"> and implement</w:t>
      </w:r>
      <w:r>
        <w:rPr>
          <w:rFonts w:ascii="Times New Roman" w:hAnsi="Times New Roman" w:cs="Times New Roman"/>
          <w:sz w:val="24"/>
          <w:szCs w:val="24"/>
        </w:rPr>
        <w:t>ed</w:t>
      </w:r>
      <w:r w:rsidR="00B87768">
        <w:rPr>
          <w:rFonts w:ascii="Times New Roman" w:hAnsi="Times New Roman" w:cs="Times New Roman"/>
          <w:sz w:val="24"/>
          <w:szCs w:val="24"/>
        </w:rPr>
        <w:t xml:space="preserve"> several </w:t>
      </w:r>
      <w:r w:rsidR="00B87768" w:rsidRPr="00B87768">
        <w:rPr>
          <w:rFonts w:ascii="Times New Roman" w:hAnsi="Times New Roman" w:cs="Times New Roman"/>
          <w:sz w:val="24"/>
          <w:szCs w:val="24"/>
        </w:rPr>
        <w:t xml:space="preserve">ML </w:t>
      </w:r>
      <w:r w:rsidR="00B87768">
        <w:rPr>
          <w:rFonts w:ascii="Times New Roman" w:hAnsi="Times New Roman" w:cs="Times New Roman"/>
          <w:sz w:val="24"/>
          <w:szCs w:val="24"/>
        </w:rPr>
        <w:t xml:space="preserve">algorithms, embedded within the </w:t>
      </w:r>
      <w:r w:rsidR="00A736ED">
        <w:rPr>
          <w:rFonts w:ascii="Times New Roman" w:hAnsi="Times New Roman" w:cs="Times New Roman"/>
          <w:sz w:val="24"/>
          <w:szCs w:val="24"/>
        </w:rPr>
        <w:t>Gravity-Spy</w:t>
      </w:r>
      <w:r w:rsidR="00B87768">
        <w:rPr>
          <w:rFonts w:ascii="Times New Roman" w:hAnsi="Times New Roman" w:cs="Times New Roman"/>
          <w:sz w:val="24"/>
          <w:szCs w:val="24"/>
        </w:rPr>
        <w:t xml:space="preserve"> infrastructure, so the results can be fed to the </w:t>
      </w:r>
      <w:r w:rsidR="00B87768" w:rsidRPr="00B87768">
        <w:rPr>
          <w:rFonts w:ascii="Times New Roman" w:hAnsi="Times New Roman" w:cs="Times New Roman"/>
          <w:sz w:val="24"/>
          <w:szCs w:val="24"/>
        </w:rPr>
        <w:t>human-classification task.</w:t>
      </w:r>
      <w:r w:rsidR="00B87768">
        <w:rPr>
          <w:rFonts w:ascii="Times New Roman" w:hAnsi="Times New Roman" w:cs="Times New Roman"/>
          <w:sz w:val="24"/>
          <w:szCs w:val="24"/>
        </w:rPr>
        <w:t xml:space="preserve"> </w:t>
      </w:r>
      <w:r w:rsidR="00160C64">
        <w:rPr>
          <w:rFonts w:ascii="Times New Roman" w:hAnsi="Times New Roman" w:cs="Times New Roman"/>
          <w:sz w:val="24"/>
          <w:szCs w:val="24"/>
        </w:rPr>
        <w:t>In addition, with help from Fullerton researchers, Northwestern researches helped p</w:t>
      </w:r>
      <w:r w:rsidR="00160C64" w:rsidRPr="00B63042">
        <w:rPr>
          <w:rFonts w:ascii="Times New Roman" w:hAnsi="Times New Roman" w:cs="Times New Roman"/>
          <w:sz w:val="24"/>
          <w:szCs w:val="24"/>
        </w:rPr>
        <w:t xml:space="preserve">repare </w:t>
      </w:r>
      <w:r w:rsidR="00160C64">
        <w:rPr>
          <w:rFonts w:ascii="Times New Roman" w:hAnsi="Times New Roman" w:cs="Times New Roman"/>
          <w:sz w:val="24"/>
          <w:szCs w:val="24"/>
        </w:rPr>
        <w:t xml:space="preserve">a large database of available </w:t>
      </w:r>
      <w:r w:rsidR="00160C64" w:rsidRPr="00B63042">
        <w:rPr>
          <w:rFonts w:ascii="Times New Roman" w:hAnsi="Times New Roman" w:cs="Times New Roman"/>
          <w:sz w:val="24"/>
          <w:szCs w:val="24"/>
        </w:rPr>
        <w:t>LIG</w:t>
      </w:r>
      <w:r w:rsidR="00160C64">
        <w:rPr>
          <w:rFonts w:ascii="Times New Roman" w:hAnsi="Times New Roman" w:cs="Times New Roman"/>
          <w:sz w:val="24"/>
          <w:szCs w:val="24"/>
        </w:rPr>
        <w:t xml:space="preserve">O glitches, along with metadata relevant to classification, and helped prepare a small set of glitches pre-classified by LIGO experts. </w:t>
      </w:r>
      <w:r w:rsidR="00B87768">
        <w:rPr>
          <w:rFonts w:ascii="Times New Roman" w:hAnsi="Times New Roman" w:cs="Times New Roman"/>
          <w:sz w:val="24"/>
          <w:szCs w:val="24"/>
        </w:rPr>
        <w:t>They will p</w:t>
      </w:r>
      <w:r w:rsidR="00B87768" w:rsidRPr="00B87768">
        <w:rPr>
          <w:rFonts w:ascii="Times New Roman" w:hAnsi="Times New Roman" w:cs="Times New Roman"/>
          <w:sz w:val="24"/>
          <w:szCs w:val="24"/>
        </w:rPr>
        <w:t>roduce a</w:t>
      </w:r>
      <w:r w:rsidR="00B87768">
        <w:rPr>
          <w:rFonts w:ascii="Times New Roman" w:hAnsi="Times New Roman" w:cs="Times New Roman"/>
          <w:sz w:val="24"/>
          <w:szCs w:val="24"/>
        </w:rPr>
        <w:t xml:space="preserve"> (still imperfect) glitch set </w:t>
      </w:r>
      <w:r w:rsidR="00B87768" w:rsidRPr="00B87768">
        <w:rPr>
          <w:rFonts w:ascii="Times New Roman" w:hAnsi="Times New Roman" w:cs="Times New Roman"/>
          <w:sz w:val="24"/>
          <w:szCs w:val="24"/>
        </w:rPr>
        <w:t>for us</w:t>
      </w:r>
      <w:r w:rsidR="00B87768">
        <w:rPr>
          <w:rFonts w:ascii="Times New Roman" w:hAnsi="Times New Roman" w:cs="Times New Roman"/>
          <w:sz w:val="24"/>
          <w:szCs w:val="24"/>
        </w:rPr>
        <w:t xml:space="preserve">e in the first-stage </w:t>
      </w:r>
      <w:r w:rsidR="009B0CE0">
        <w:rPr>
          <w:rFonts w:ascii="Times New Roman" w:hAnsi="Times New Roman" w:cs="Times New Roman"/>
          <w:sz w:val="24"/>
          <w:szCs w:val="24"/>
        </w:rPr>
        <w:t>Gravity Spy</w:t>
      </w:r>
      <w:r w:rsidR="00B87768">
        <w:rPr>
          <w:rFonts w:ascii="Times New Roman" w:hAnsi="Times New Roman" w:cs="Times New Roman"/>
          <w:sz w:val="24"/>
          <w:szCs w:val="24"/>
        </w:rPr>
        <w:t xml:space="preserve"> by citizen scientists.  </w:t>
      </w:r>
      <w:r>
        <w:rPr>
          <w:rFonts w:ascii="Times New Roman" w:hAnsi="Times New Roman" w:cs="Times New Roman"/>
          <w:sz w:val="24"/>
          <w:szCs w:val="24"/>
        </w:rPr>
        <w:t xml:space="preserve">In year 2, </w:t>
      </w:r>
      <w:del w:id="125" w:author="Scott B Coughlin" w:date="2016-10-19T09:33:00Z">
        <w:r w:rsidDel="00CE4837">
          <w:rPr>
            <w:rFonts w:ascii="Times New Roman" w:hAnsi="Times New Roman" w:cs="Times New Roman"/>
            <w:sz w:val="24"/>
            <w:szCs w:val="24"/>
          </w:rPr>
          <w:delText xml:space="preserve">after </w:delText>
        </w:r>
      </w:del>
      <w:ins w:id="126" w:author="Scott B Coughlin" w:date="2016-10-19T09:33:00Z">
        <w:r w:rsidR="00CE4837">
          <w:rPr>
            <w:rFonts w:ascii="Times New Roman" w:hAnsi="Times New Roman" w:cs="Times New Roman"/>
            <w:sz w:val="24"/>
            <w:szCs w:val="24"/>
          </w:rPr>
          <w:t xml:space="preserve">with the </w:t>
        </w:r>
      </w:ins>
      <w:r>
        <w:rPr>
          <w:rFonts w:ascii="Times New Roman" w:hAnsi="Times New Roman" w:cs="Times New Roman"/>
          <w:sz w:val="24"/>
          <w:szCs w:val="24"/>
        </w:rPr>
        <w:t>public launch of the website, t</w:t>
      </w:r>
      <w:r w:rsidR="00B87768">
        <w:rPr>
          <w:rFonts w:ascii="Times New Roman" w:hAnsi="Times New Roman" w:cs="Times New Roman"/>
          <w:sz w:val="24"/>
          <w:szCs w:val="24"/>
        </w:rPr>
        <w:t xml:space="preserve">hey </w:t>
      </w:r>
      <w:del w:id="127" w:author="Scott B Coughlin" w:date="2016-10-19T09:33:00Z">
        <w:r w:rsidR="00B87768" w:rsidDel="00CE4837">
          <w:rPr>
            <w:rFonts w:ascii="Times New Roman" w:hAnsi="Times New Roman" w:cs="Times New Roman"/>
            <w:sz w:val="24"/>
            <w:szCs w:val="24"/>
          </w:rPr>
          <w:delText xml:space="preserve">will </w:delText>
        </w:r>
      </w:del>
      <w:ins w:id="128" w:author="Scott B Coughlin" w:date="2016-10-19T09:33:00Z">
        <w:r w:rsidR="00CE4837">
          <w:rPr>
            <w:rFonts w:ascii="Times New Roman" w:hAnsi="Times New Roman" w:cs="Times New Roman"/>
            <w:sz w:val="24"/>
            <w:szCs w:val="24"/>
          </w:rPr>
          <w:t xml:space="preserve">continue </w:t>
        </w:r>
      </w:ins>
      <w:del w:id="129" w:author="Scott B Coughlin" w:date="2016-10-19T09:33:00Z">
        <w:r w:rsidR="00B87768" w:rsidDel="00CE4837">
          <w:rPr>
            <w:rFonts w:ascii="Times New Roman" w:hAnsi="Times New Roman" w:cs="Times New Roman"/>
            <w:sz w:val="24"/>
            <w:szCs w:val="24"/>
          </w:rPr>
          <w:delText xml:space="preserve">also </w:delText>
        </w:r>
      </w:del>
      <w:ins w:id="130" w:author="Scott B Coughlin" w:date="2016-10-19T09:33:00Z">
        <w:r w:rsidR="00CE4837">
          <w:rPr>
            <w:rFonts w:ascii="Times New Roman" w:hAnsi="Times New Roman" w:cs="Times New Roman"/>
            <w:sz w:val="24"/>
            <w:szCs w:val="24"/>
          </w:rPr>
          <w:t xml:space="preserve">to </w:t>
        </w:r>
      </w:ins>
      <w:r w:rsidR="00B87768">
        <w:rPr>
          <w:rFonts w:ascii="Times New Roman" w:hAnsi="Times New Roman" w:cs="Times New Roman"/>
          <w:sz w:val="24"/>
          <w:szCs w:val="24"/>
        </w:rPr>
        <w:t>e</w:t>
      </w:r>
      <w:r w:rsidR="00B87768" w:rsidRPr="00B87768">
        <w:rPr>
          <w:rFonts w:ascii="Times New Roman" w:hAnsi="Times New Roman" w:cs="Times New Roman"/>
          <w:sz w:val="24"/>
          <w:szCs w:val="24"/>
        </w:rPr>
        <w:t>n</w:t>
      </w:r>
      <w:r w:rsidR="00B87768">
        <w:rPr>
          <w:rFonts w:ascii="Times New Roman" w:hAnsi="Times New Roman" w:cs="Times New Roman"/>
          <w:sz w:val="24"/>
          <w:szCs w:val="24"/>
        </w:rPr>
        <w:t xml:space="preserve">gage with citizen scientists on </w:t>
      </w:r>
      <w:r w:rsidR="00B87768" w:rsidRPr="00B87768">
        <w:rPr>
          <w:rFonts w:ascii="Times New Roman" w:hAnsi="Times New Roman" w:cs="Times New Roman"/>
          <w:sz w:val="24"/>
          <w:szCs w:val="24"/>
        </w:rPr>
        <w:t>TA</w:t>
      </w:r>
      <w:r w:rsidR="00B87768">
        <w:rPr>
          <w:rFonts w:ascii="Times New Roman" w:hAnsi="Times New Roman" w:cs="Times New Roman"/>
          <w:sz w:val="24"/>
          <w:szCs w:val="24"/>
        </w:rPr>
        <w:t>LK (</w:t>
      </w:r>
      <w:r>
        <w:rPr>
          <w:rFonts w:ascii="Times New Roman" w:hAnsi="Times New Roman" w:cs="Times New Roman"/>
          <w:sz w:val="24"/>
          <w:szCs w:val="24"/>
        </w:rPr>
        <w:t xml:space="preserve">a </w:t>
      </w:r>
      <w:r w:rsidR="00B87768">
        <w:rPr>
          <w:rFonts w:ascii="Times New Roman" w:hAnsi="Times New Roman" w:cs="Times New Roman"/>
          <w:sz w:val="24"/>
          <w:szCs w:val="24"/>
        </w:rPr>
        <w:t>discussion forum</w:t>
      </w:r>
      <w:r>
        <w:rPr>
          <w:rFonts w:ascii="Times New Roman" w:hAnsi="Times New Roman" w:cs="Times New Roman"/>
          <w:sz w:val="24"/>
          <w:szCs w:val="24"/>
        </w:rPr>
        <w:t xml:space="preserve"> on </w:t>
      </w:r>
      <w:proofErr w:type="spellStart"/>
      <w:r>
        <w:rPr>
          <w:rFonts w:ascii="Times New Roman" w:hAnsi="Times New Roman" w:cs="Times New Roman"/>
          <w:sz w:val="24"/>
          <w:szCs w:val="24"/>
        </w:rPr>
        <w:t>Zooniverse</w:t>
      </w:r>
      <w:proofErr w:type="spellEnd"/>
      <w:r w:rsidR="00B87768">
        <w:rPr>
          <w:rFonts w:ascii="Times New Roman" w:hAnsi="Times New Roman" w:cs="Times New Roman"/>
          <w:sz w:val="24"/>
          <w:szCs w:val="24"/>
        </w:rPr>
        <w:t xml:space="preserve">) </w:t>
      </w:r>
      <w:r>
        <w:rPr>
          <w:rFonts w:ascii="Times New Roman" w:hAnsi="Times New Roman" w:cs="Times New Roman"/>
          <w:sz w:val="24"/>
          <w:szCs w:val="24"/>
        </w:rPr>
        <w:t>and</w:t>
      </w:r>
      <w:r w:rsidR="00B87768">
        <w:rPr>
          <w:rFonts w:ascii="Times New Roman" w:hAnsi="Times New Roman" w:cs="Times New Roman"/>
          <w:sz w:val="24"/>
          <w:szCs w:val="24"/>
        </w:rPr>
        <w:t xml:space="preserve"> provide </w:t>
      </w:r>
      <w:r w:rsidR="00B87768" w:rsidRPr="00B87768">
        <w:rPr>
          <w:rFonts w:ascii="Times New Roman" w:hAnsi="Times New Roman" w:cs="Times New Roman"/>
          <w:sz w:val="24"/>
          <w:szCs w:val="24"/>
        </w:rPr>
        <w:t>blog and social media updates.</w:t>
      </w:r>
      <w:r w:rsidR="00B87768">
        <w:rPr>
          <w:rFonts w:ascii="Times New Roman" w:hAnsi="Times New Roman" w:cs="Times New Roman"/>
          <w:sz w:val="24"/>
          <w:szCs w:val="24"/>
        </w:rPr>
        <w:t xml:space="preserve"> In the second year, researchers at Northwestern </w:t>
      </w:r>
      <w:del w:id="131" w:author="Scott B Coughlin" w:date="2016-10-19T09:33:00Z">
        <w:r w:rsidR="00B87768" w:rsidDel="00CE4837">
          <w:rPr>
            <w:rFonts w:ascii="Times New Roman" w:hAnsi="Times New Roman" w:cs="Times New Roman"/>
            <w:sz w:val="24"/>
            <w:szCs w:val="24"/>
          </w:rPr>
          <w:delText xml:space="preserve">will </w:delText>
        </w:r>
      </w:del>
      <w:ins w:id="132" w:author="Scott B Coughlin" w:date="2016-10-19T09:33:00Z">
        <w:r w:rsidR="00CE4837">
          <w:rPr>
            <w:rFonts w:ascii="Times New Roman" w:hAnsi="Times New Roman" w:cs="Times New Roman"/>
            <w:sz w:val="24"/>
            <w:szCs w:val="24"/>
          </w:rPr>
          <w:t xml:space="preserve">are </w:t>
        </w:r>
      </w:ins>
      <w:r w:rsidR="00B87768" w:rsidRPr="00B87768">
        <w:rPr>
          <w:rFonts w:ascii="Times New Roman" w:hAnsi="Times New Roman" w:cs="Times New Roman"/>
          <w:sz w:val="24"/>
          <w:szCs w:val="24"/>
        </w:rPr>
        <w:t>identify</w:t>
      </w:r>
      <w:ins w:id="133" w:author="Scott B Coughlin" w:date="2016-10-19T09:33:00Z">
        <w:r w:rsidR="00CE4837">
          <w:rPr>
            <w:rFonts w:ascii="Times New Roman" w:hAnsi="Times New Roman" w:cs="Times New Roman"/>
            <w:sz w:val="24"/>
            <w:szCs w:val="24"/>
          </w:rPr>
          <w:t>ing</w:t>
        </w:r>
      </w:ins>
      <w:r w:rsidR="00B87768">
        <w:rPr>
          <w:rFonts w:ascii="Times New Roman" w:hAnsi="Times New Roman" w:cs="Times New Roman"/>
          <w:sz w:val="24"/>
          <w:szCs w:val="24"/>
        </w:rPr>
        <w:t xml:space="preserve"> and test</w:t>
      </w:r>
      <w:ins w:id="134" w:author="Scott B Coughlin" w:date="2016-10-19T09:34:00Z">
        <w:r w:rsidR="00CE4837">
          <w:rPr>
            <w:rFonts w:ascii="Times New Roman" w:hAnsi="Times New Roman" w:cs="Times New Roman"/>
            <w:sz w:val="24"/>
            <w:szCs w:val="24"/>
          </w:rPr>
          <w:t>ing</w:t>
        </w:r>
      </w:ins>
      <w:r w:rsidR="00B87768">
        <w:rPr>
          <w:rFonts w:ascii="Times New Roman" w:hAnsi="Times New Roman" w:cs="Times New Roman"/>
          <w:sz w:val="24"/>
          <w:szCs w:val="24"/>
        </w:rPr>
        <w:t xml:space="preserve"> clustering algorithms </w:t>
      </w:r>
      <w:r w:rsidR="00B87768" w:rsidRPr="00B87768">
        <w:rPr>
          <w:rFonts w:ascii="Times New Roman" w:hAnsi="Times New Roman" w:cs="Times New Roman"/>
          <w:sz w:val="24"/>
          <w:szCs w:val="24"/>
        </w:rPr>
        <w:t>that will be used in a tw</w:t>
      </w:r>
      <w:r w:rsidR="00B87768">
        <w:rPr>
          <w:rFonts w:ascii="Times New Roman" w:hAnsi="Times New Roman" w:cs="Times New Roman"/>
          <w:sz w:val="24"/>
          <w:szCs w:val="24"/>
        </w:rPr>
        <w:t>o-way feedback loop with the human-clustering task, us</w:t>
      </w:r>
      <w:r>
        <w:rPr>
          <w:rFonts w:ascii="Times New Roman" w:hAnsi="Times New Roman" w:cs="Times New Roman"/>
          <w:sz w:val="24"/>
          <w:szCs w:val="24"/>
        </w:rPr>
        <w:t>ing</w:t>
      </w:r>
      <w:r w:rsidR="00B87768">
        <w:rPr>
          <w:rFonts w:ascii="Times New Roman" w:hAnsi="Times New Roman" w:cs="Times New Roman"/>
          <w:sz w:val="24"/>
          <w:szCs w:val="24"/>
        </w:rPr>
        <w:t xml:space="preserve"> the gold-standard dataset </w:t>
      </w:r>
      <w:r w:rsidR="00B87768" w:rsidRPr="00B87768">
        <w:rPr>
          <w:rFonts w:ascii="Times New Roman" w:hAnsi="Times New Roman" w:cs="Times New Roman"/>
          <w:sz w:val="24"/>
          <w:szCs w:val="24"/>
        </w:rPr>
        <w:t>p</w:t>
      </w:r>
      <w:r w:rsidR="00B87768">
        <w:rPr>
          <w:rFonts w:ascii="Times New Roman" w:hAnsi="Times New Roman" w:cs="Times New Roman"/>
          <w:sz w:val="24"/>
          <w:szCs w:val="24"/>
        </w:rPr>
        <w:t xml:space="preserve">roduced by humans to improve ML </w:t>
      </w:r>
      <w:r w:rsidR="00B87768" w:rsidRPr="00B87768">
        <w:rPr>
          <w:rFonts w:ascii="Times New Roman" w:hAnsi="Times New Roman" w:cs="Times New Roman"/>
          <w:sz w:val="24"/>
          <w:szCs w:val="24"/>
        </w:rPr>
        <w:t>algorit</w:t>
      </w:r>
      <w:r w:rsidR="00B87768">
        <w:rPr>
          <w:rFonts w:ascii="Times New Roman" w:hAnsi="Times New Roman" w:cs="Times New Roman"/>
          <w:sz w:val="24"/>
          <w:szCs w:val="24"/>
        </w:rPr>
        <w:t>hms and classification results</w:t>
      </w:r>
      <w:del w:id="135" w:author="Scott B Coughlin" w:date="2016-10-19T09:34:00Z">
        <w:r w:rsidR="00B87768" w:rsidDel="005740A9">
          <w:rPr>
            <w:rFonts w:ascii="Times New Roman" w:hAnsi="Times New Roman" w:cs="Times New Roman"/>
            <w:sz w:val="24"/>
            <w:szCs w:val="24"/>
          </w:rPr>
          <w:delText>, and c</w:delText>
        </w:r>
        <w:r w:rsidR="00B87768" w:rsidRPr="00B87768" w:rsidDel="005740A9">
          <w:rPr>
            <w:rFonts w:ascii="Times New Roman" w:hAnsi="Times New Roman" w:cs="Times New Roman"/>
            <w:sz w:val="24"/>
            <w:szCs w:val="24"/>
          </w:rPr>
          <w:delText>ontinue to engage with citizen</w:delText>
        </w:r>
        <w:r w:rsidR="00B87768" w:rsidDel="005740A9">
          <w:rPr>
            <w:rFonts w:ascii="Times New Roman" w:hAnsi="Times New Roman" w:cs="Times New Roman"/>
            <w:sz w:val="24"/>
            <w:szCs w:val="24"/>
          </w:rPr>
          <w:delText xml:space="preserve"> </w:delText>
        </w:r>
        <w:r w:rsidR="00B87768" w:rsidRPr="00B87768" w:rsidDel="005740A9">
          <w:rPr>
            <w:rFonts w:ascii="Times New Roman" w:hAnsi="Times New Roman" w:cs="Times New Roman"/>
            <w:sz w:val="24"/>
            <w:szCs w:val="24"/>
          </w:rPr>
          <w:delText>scie</w:delText>
        </w:r>
        <w:r w:rsidR="00B87768" w:rsidDel="005740A9">
          <w:rPr>
            <w:rFonts w:ascii="Times New Roman" w:hAnsi="Times New Roman" w:cs="Times New Roman"/>
            <w:sz w:val="24"/>
            <w:szCs w:val="24"/>
          </w:rPr>
          <w:delText>ntists on TALK and provide blog &amp;</w:delText>
        </w:r>
        <w:r w:rsidR="00B87768" w:rsidRPr="00B87768" w:rsidDel="005740A9">
          <w:rPr>
            <w:rFonts w:ascii="Times New Roman" w:hAnsi="Times New Roman" w:cs="Times New Roman"/>
            <w:sz w:val="24"/>
            <w:szCs w:val="24"/>
          </w:rPr>
          <w:delText xml:space="preserve"> social media project updates</w:delText>
        </w:r>
      </w:del>
      <w:r w:rsidR="00B87768" w:rsidRPr="00B87768">
        <w:rPr>
          <w:rFonts w:ascii="Times New Roman" w:hAnsi="Times New Roman" w:cs="Times New Roman"/>
          <w:sz w:val="24"/>
          <w:szCs w:val="24"/>
        </w:rPr>
        <w:t>.</w:t>
      </w:r>
      <w:r w:rsidR="00217920">
        <w:rPr>
          <w:rFonts w:ascii="Times New Roman" w:hAnsi="Times New Roman" w:cs="Times New Roman"/>
          <w:sz w:val="24"/>
          <w:szCs w:val="24"/>
        </w:rPr>
        <w:t xml:space="preserve">  Finally, in the third year, they will </w:t>
      </w:r>
      <w:r w:rsidR="009267E3">
        <w:rPr>
          <w:rFonts w:ascii="Times New Roman" w:hAnsi="Times New Roman" w:cs="Times New Roman"/>
          <w:sz w:val="24"/>
          <w:szCs w:val="24"/>
        </w:rPr>
        <w:t>c</w:t>
      </w:r>
      <w:r w:rsidR="00217920" w:rsidRPr="00217920">
        <w:rPr>
          <w:rFonts w:ascii="Times New Roman" w:hAnsi="Times New Roman" w:cs="Times New Roman"/>
          <w:sz w:val="24"/>
          <w:szCs w:val="24"/>
        </w:rPr>
        <w:t>o</w:t>
      </w:r>
      <w:r w:rsidR="00217920">
        <w:rPr>
          <w:rFonts w:ascii="Times New Roman" w:hAnsi="Times New Roman" w:cs="Times New Roman"/>
          <w:sz w:val="24"/>
          <w:szCs w:val="24"/>
        </w:rPr>
        <w:t>llect, assess, and analyze classification results from the advanced human classif</w:t>
      </w:r>
      <w:r w:rsidR="009267E3">
        <w:rPr>
          <w:rFonts w:ascii="Times New Roman" w:hAnsi="Times New Roman" w:cs="Times New Roman"/>
          <w:sz w:val="24"/>
          <w:szCs w:val="24"/>
        </w:rPr>
        <w:t>ication and clustering tasks, c</w:t>
      </w:r>
      <w:r w:rsidR="00217920">
        <w:rPr>
          <w:rFonts w:ascii="Times New Roman" w:hAnsi="Times New Roman" w:cs="Times New Roman"/>
          <w:sz w:val="24"/>
          <w:szCs w:val="24"/>
        </w:rPr>
        <w:t xml:space="preserve">ompare classification results and newly-identified glitch </w:t>
      </w:r>
      <w:r w:rsidR="00217920" w:rsidRPr="00217920">
        <w:rPr>
          <w:rFonts w:ascii="Times New Roman" w:hAnsi="Times New Roman" w:cs="Times New Roman"/>
          <w:sz w:val="24"/>
          <w:szCs w:val="24"/>
        </w:rPr>
        <w:t xml:space="preserve">classes dependent on </w:t>
      </w:r>
      <w:r w:rsidR="00217920">
        <w:rPr>
          <w:rFonts w:ascii="Times New Roman" w:hAnsi="Times New Roman" w:cs="Times New Roman"/>
          <w:sz w:val="24"/>
          <w:szCs w:val="24"/>
        </w:rPr>
        <w:t>different tr</w:t>
      </w:r>
      <w:r w:rsidR="009267E3">
        <w:rPr>
          <w:rFonts w:ascii="Times New Roman" w:hAnsi="Times New Roman" w:cs="Times New Roman"/>
          <w:sz w:val="24"/>
          <w:szCs w:val="24"/>
        </w:rPr>
        <w:t>aining the volunteers receive, and c</w:t>
      </w:r>
      <w:r w:rsidR="00217920" w:rsidRPr="00217920">
        <w:rPr>
          <w:rFonts w:ascii="Times New Roman" w:hAnsi="Times New Roman" w:cs="Times New Roman"/>
          <w:sz w:val="24"/>
          <w:szCs w:val="24"/>
        </w:rPr>
        <w:t>ontinue to engage with</w:t>
      </w:r>
      <w:r w:rsidR="00217920">
        <w:rPr>
          <w:rFonts w:ascii="Times New Roman" w:hAnsi="Times New Roman" w:cs="Times New Roman"/>
          <w:sz w:val="24"/>
          <w:szCs w:val="24"/>
        </w:rPr>
        <w:t xml:space="preserve"> citizen scientists on TALK and provide blog &amp; social media project </w:t>
      </w:r>
      <w:r w:rsidR="00217920" w:rsidRPr="00217920">
        <w:rPr>
          <w:rFonts w:ascii="Times New Roman" w:hAnsi="Times New Roman" w:cs="Times New Roman"/>
          <w:sz w:val="24"/>
          <w:szCs w:val="24"/>
        </w:rPr>
        <w:t>updates.</w:t>
      </w:r>
    </w:p>
    <w:p w14:paraId="2E306647" w14:textId="77777777" w:rsidR="003E780D" w:rsidRDefault="003E780D" w:rsidP="00217920">
      <w:pPr>
        <w:autoSpaceDE w:val="0"/>
        <w:autoSpaceDN w:val="0"/>
        <w:adjustRightInd w:val="0"/>
        <w:spacing w:after="0" w:line="240" w:lineRule="auto"/>
        <w:rPr>
          <w:rFonts w:ascii="Times New Roman" w:hAnsi="Times New Roman" w:cs="Times New Roman"/>
          <w:sz w:val="24"/>
          <w:szCs w:val="24"/>
        </w:rPr>
      </w:pPr>
    </w:p>
    <w:p w14:paraId="11D079E1" w14:textId="5EC37EB7" w:rsidR="003E780D" w:rsidRDefault="003E780D" w:rsidP="003E780D">
      <w:pPr>
        <w:autoSpaceDE w:val="0"/>
        <w:autoSpaceDN w:val="0"/>
        <w:adjustRightInd w:val="0"/>
        <w:spacing w:after="0" w:line="240" w:lineRule="auto"/>
        <w:rPr>
          <w:rFonts w:ascii="Times New Roman" w:hAnsi="Times New Roman" w:cs="Times New Roman"/>
          <w:sz w:val="24"/>
          <w:szCs w:val="24"/>
        </w:rPr>
      </w:pPr>
      <w:r w:rsidRPr="003E780D">
        <w:rPr>
          <w:rFonts w:ascii="Times New Roman" w:hAnsi="Times New Roman" w:cs="Times New Roman"/>
          <w:b/>
          <w:i/>
          <w:sz w:val="24"/>
          <w:szCs w:val="24"/>
        </w:rPr>
        <w:t xml:space="preserve">Syracuse University: </w:t>
      </w:r>
      <w:r>
        <w:rPr>
          <w:rFonts w:ascii="Times New Roman" w:hAnsi="Times New Roman" w:cs="Times New Roman"/>
          <w:sz w:val="24"/>
          <w:szCs w:val="24"/>
        </w:rPr>
        <w:t>In year one, Syracuse researchers</w:t>
      </w:r>
      <w:r w:rsidR="002F09F8">
        <w:rPr>
          <w:rFonts w:ascii="Times New Roman" w:hAnsi="Times New Roman" w:cs="Times New Roman"/>
          <w:sz w:val="24"/>
          <w:szCs w:val="24"/>
        </w:rPr>
        <w:t xml:space="preserve"> </w:t>
      </w:r>
      <w:r>
        <w:rPr>
          <w:rFonts w:ascii="Times New Roman" w:hAnsi="Times New Roman" w:cs="Times New Roman"/>
          <w:sz w:val="24"/>
          <w:szCs w:val="24"/>
        </w:rPr>
        <w:t>plan</w:t>
      </w:r>
      <w:r w:rsidR="002F09F8">
        <w:rPr>
          <w:rFonts w:ascii="Times New Roman" w:hAnsi="Times New Roman" w:cs="Times New Roman"/>
          <w:sz w:val="24"/>
          <w:szCs w:val="24"/>
        </w:rPr>
        <w:t>ned</w:t>
      </w:r>
      <w:r>
        <w:rPr>
          <w:rFonts w:ascii="Times New Roman" w:hAnsi="Times New Roman" w:cs="Times New Roman"/>
          <w:sz w:val="24"/>
          <w:szCs w:val="24"/>
        </w:rPr>
        <w:t xml:space="preserve"> experiments and surveys on motivation and learning to be implemented in Year 2, consult</w:t>
      </w:r>
      <w:r w:rsidR="002F09F8">
        <w:rPr>
          <w:rFonts w:ascii="Times New Roman" w:hAnsi="Times New Roman" w:cs="Times New Roman"/>
          <w:sz w:val="24"/>
          <w:szCs w:val="24"/>
        </w:rPr>
        <w:t>ed</w:t>
      </w:r>
      <w:r>
        <w:rPr>
          <w:rFonts w:ascii="Times New Roman" w:hAnsi="Times New Roman" w:cs="Times New Roman"/>
          <w:sz w:val="24"/>
          <w:szCs w:val="24"/>
        </w:rPr>
        <w:t xml:space="preserve"> on</w:t>
      </w:r>
      <w:r w:rsidR="002F09F8">
        <w:rPr>
          <w:rFonts w:ascii="Times New Roman" w:hAnsi="Times New Roman" w:cs="Times New Roman"/>
          <w:sz w:val="24"/>
          <w:szCs w:val="24"/>
        </w:rPr>
        <w:t xml:space="preserve"> the</w:t>
      </w:r>
      <w:r>
        <w:rPr>
          <w:rFonts w:ascii="Times New Roman" w:hAnsi="Times New Roman" w:cs="Times New Roman"/>
          <w:sz w:val="24"/>
          <w:szCs w:val="24"/>
        </w:rPr>
        <w:t xml:space="preserve"> implementation of the </w:t>
      </w:r>
      <w:r w:rsidRPr="003E780D">
        <w:rPr>
          <w:rFonts w:ascii="Times New Roman" w:hAnsi="Times New Roman" w:cs="Times New Roman"/>
          <w:sz w:val="24"/>
          <w:szCs w:val="24"/>
        </w:rPr>
        <w:t>fi</w:t>
      </w:r>
      <w:r>
        <w:rPr>
          <w:rFonts w:ascii="Times New Roman" w:hAnsi="Times New Roman" w:cs="Times New Roman"/>
          <w:sz w:val="24"/>
          <w:szCs w:val="24"/>
        </w:rPr>
        <w:t xml:space="preserve">rst phase of </w:t>
      </w:r>
      <w:r w:rsidR="009B0CE0">
        <w:rPr>
          <w:rFonts w:ascii="Times New Roman" w:hAnsi="Times New Roman" w:cs="Times New Roman"/>
          <w:sz w:val="24"/>
          <w:szCs w:val="24"/>
        </w:rPr>
        <w:t>Gravity Spy</w:t>
      </w:r>
      <w:r w:rsidR="00160C64">
        <w:rPr>
          <w:rFonts w:ascii="Times New Roman" w:hAnsi="Times New Roman" w:cs="Times New Roman"/>
          <w:sz w:val="24"/>
          <w:szCs w:val="24"/>
        </w:rPr>
        <w:t xml:space="preserve"> </w:t>
      </w:r>
      <w:r>
        <w:rPr>
          <w:rFonts w:ascii="Times New Roman" w:hAnsi="Times New Roman" w:cs="Times New Roman"/>
          <w:sz w:val="24"/>
          <w:szCs w:val="24"/>
        </w:rPr>
        <w:t xml:space="preserve">and will participate in the design of the </w:t>
      </w:r>
      <w:r w:rsidRPr="003E780D">
        <w:rPr>
          <w:rFonts w:ascii="Times New Roman" w:hAnsi="Times New Roman" w:cs="Times New Roman"/>
          <w:sz w:val="24"/>
          <w:szCs w:val="24"/>
        </w:rPr>
        <w:t>human clustering process.</w:t>
      </w:r>
      <w:r>
        <w:rPr>
          <w:rFonts w:ascii="Times New Roman" w:hAnsi="Times New Roman" w:cs="Times New Roman"/>
          <w:sz w:val="24"/>
          <w:szCs w:val="24"/>
        </w:rPr>
        <w:t xml:space="preserve"> </w:t>
      </w:r>
      <w:r w:rsidR="00835FB4">
        <w:rPr>
          <w:rFonts w:ascii="Times New Roman" w:hAnsi="Times New Roman" w:cs="Times New Roman"/>
          <w:sz w:val="24"/>
          <w:szCs w:val="24"/>
        </w:rPr>
        <w:t xml:space="preserve"> </w:t>
      </w:r>
      <w:r>
        <w:rPr>
          <w:rFonts w:ascii="Times New Roman" w:hAnsi="Times New Roman" w:cs="Times New Roman"/>
          <w:sz w:val="24"/>
          <w:szCs w:val="24"/>
        </w:rPr>
        <w:t>In the second year, they will p</w:t>
      </w:r>
      <w:r w:rsidRPr="003E780D">
        <w:rPr>
          <w:rFonts w:ascii="Times New Roman" w:hAnsi="Times New Roman" w:cs="Times New Roman"/>
          <w:sz w:val="24"/>
          <w:szCs w:val="24"/>
        </w:rPr>
        <w:t>la</w:t>
      </w:r>
      <w:r>
        <w:rPr>
          <w:rFonts w:ascii="Times New Roman" w:hAnsi="Times New Roman" w:cs="Times New Roman"/>
          <w:sz w:val="24"/>
          <w:szCs w:val="24"/>
        </w:rPr>
        <w:t xml:space="preserve">n experiments and surveys to be </w:t>
      </w:r>
      <w:r w:rsidRPr="003E780D">
        <w:rPr>
          <w:rFonts w:ascii="Times New Roman" w:hAnsi="Times New Roman" w:cs="Times New Roman"/>
          <w:sz w:val="24"/>
          <w:szCs w:val="24"/>
        </w:rPr>
        <w:t xml:space="preserve">carried </w:t>
      </w:r>
      <w:r>
        <w:rPr>
          <w:rFonts w:ascii="Times New Roman" w:hAnsi="Times New Roman" w:cs="Times New Roman"/>
          <w:sz w:val="24"/>
          <w:szCs w:val="24"/>
        </w:rPr>
        <w:t>out in Year 3 with participants developing novel clusters, will c</w:t>
      </w:r>
      <w:r w:rsidRPr="003E780D">
        <w:rPr>
          <w:rFonts w:ascii="Times New Roman" w:hAnsi="Times New Roman" w:cs="Times New Roman"/>
          <w:sz w:val="24"/>
          <w:szCs w:val="24"/>
        </w:rPr>
        <w:t>onsul</w:t>
      </w:r>
      <w:r>
        <w:rPr>
          <w:rFonts w:ascii="Times New Roman" w:hAnsi="Times New Roman" w:cs="Times New Roman"/>
          <w:sz w:val="24"/>
          <w:szCs w:val="24"/>
        </w:rPr>
        <w:t>t on the Adler’s implementation of the human-clustering phase, and will c</w:t>
      </w:r>
      <w:r w:rsidRPr="003E780D">
        <w:rPr>
          <w:rFonts w:ascii="Times New Roman" w:hAnsi="Times New Roman" w:cs="Times New Roman"/>
          <w:sz w:val="24"/>
          <w:szCs w:val="24"/>
        </w:rPr>
        <w:t>arry out exper</w:t>
      </w:r>
      <w:r>
        <w:rPr>
          <w:rFonts w:ascii="Times New Roman" w:hAnsi="Times New Roman" w:cs="Times New Roman"/>
          <w:sz w:val="24"/>
          <w:szCs w:val="24"/>
        </w:rPr>
        <w:t xml:space="preserve">iments with </w:t>
      </w:r>
      <w:r w:rsidRPr="003E780D">
        <w:rPr>
          <w:rFonts w:ascii="Times New Roman" w:hAnsi="Times New Roman" w:cs="Times New Roman"/>
          <w:sz w:val="24"/>
          <w:szCs w:val="24"/>
        </w:rPr>
        <w:t xml:space="preserve">participants in </w:t>
      </w:r>
      <w:r w:rsidR="009B0CE0">
        <w:rPr>
          <w:rFonts w:ascii="Times New Roman" w:hAnsi="Times New Roman" w:cs="Times New Roman"/>
          <w:sz w:val="24"/>
          <w:szCs w:val="24"/>
        </w:rPr>
        <w:t>Gravity Spy</w:t>
      </w:r>
      <w:r w:rsidRPr="003E780D">
        <w:rPr>
          <w:rFonts w:ascii="Times New Roman" w:hAnsi="Times New Roman" w:cs="Times New Roman"/>
          <w:sz w:val="24"/>
          <w:szCs w:val="24"/>
        </w:rPr>
        <w:t>.</w:t>
      </w:r>
      <w:r>
        <w:rPr>
          <w:rFonts w:ascii="Times New Roman" w:hAnsi="Times New Roman" w:cs="Times New Roman"/>
          <w:sz w:val="24"/>
          <w:szCs w:val="24"/>
        </w:rPr>
        <w:t xml:space="preserve">  Finally, in year three, they will carry out experiments and surveys with participants </w:t>
      </w:r>
      <w:r w:rsidR="00C42E60">
        <w:rPr>
          <w:rFonts w:ascii="Times New Roman" w:hAnsi="Times New Roman" w:cs="Times New Roman"/>
          <w:sz w:val="24"/>
          <w:szCs w:val="24"/>
        </w:rPr>
        <w:t xml:space="preserve">in all phases of the </w:t>
      </w:r>
      <w:r w:rsidR="009B0CE0">
        <w:rPr>
          <w:rFonts w:ascii="Times New Roman" w:hAnsi="Times New Roman" w:cs="Times New Roman"/>
          <w:sz w:val="24"/>
          <w:szCs w:val="24"/>
        </w:rPr>
        <w:t>Gravity Spy</w:t>
      </w:r>
      <w:r>
        <w:rPr>
          <w:rFonts w:ascii="Times New Roman" w:hAnsi="Times New Roman" w:cs="Times New Roman"/>
          <w:sz w:val="24"/>
          <w:szCs w:val="24"/>
        </w:rPr>
        <w:t xml:space="preserve"> including experimentation with: ML support of glitch </w:t>
      </w:r>
      <w:r w:rsidRPr="003E780D">
        <w:rPr>
          <w:rFonts w:ascii="Times New Roman" w:hAnsi="Times New Roman" w:cs="Times New Roman"/>
          <w:sz w:val="24"/>
          <w:szCs w:val="24"/>
        </w:rPr>
        <w:t>clustering</w:t>
      </w:r>
      <w:r>
        <w:rPr>
          <w:rFonts w:ascii="Times New Roman" w:hAnsi="Times New Roman" w:cs="Times New Roman"/>
          <w:sz w:val="24"/>
          <w:szCs w:val="24"/>
        </w:rPr>
        <w:t>, organization of clustering activity (individual and collective), and t</w:t>
      </w:r>
      <w:r w:rsidRPr="003E780D">
        <w:rPr>
          <w:rFonts w:ascii="Times New Roman" w:hAnsi="Times New Roman" w:cs="Times New Roman"/>
          <w:sz w:val="24"/>
          <w:szCs w:val="24"/>
        </w:rPr>
        <w:t>ask design</w:t>
      </w:r>
      <w:r>
        <w:rPr>
          <w:rFonts w:ascii="Times New Roman" w:hAnsi="Times New Roman" w:cs="Times New Roman"/>
          <w:sz w:val="24"/>
          <w:szCs w:val="24"/>
        </w:rPr>
        <w:t>.</w:t>
      </w:r>
    </w:p>
    <w:p w14:paraId="1CDD9673" w14:textId="77777777" w:rsidR="003E780D" w:rsidRDefault="003E780D" w:rsidP="003E780D">
      <w:pPr>
        <w:autoSpaceDE w:val="0"/>
        <w:autoSpaceDN w:val="0"/>
        <w:adjustRightInd w:val="0"/>
        <w:spacing w:after="0" w:line="240" w:lineRule="auto"/>
        <w:rPr>
          <w:rFonts w:ascii="Times New Roman" w:hAnsi="Times New Roman" w:cs="Times New Roman"/>
          <w:sz w:val="24"/>
          <w:szCs w:val="24"/>
        </w:rPr>
      </w:pPr>
    </w:p>
    <w:p w14:paraId="11BBED34" w14:textId="5CFBCF0E" w:rsidR="003E780D" w:rsidRDefault="003E780D" w:rsidP="00FC108E">
      <w:pPr>
        <w:autoSpaceDE w:val="0"/>
        <w:autoSpaceDN w:val="0"/>
        <w:adjustRightInd w:val="0"/>
        <w:spacing w:after="0" w:line="240" w:lineRule="auto"/>
        <w:rPr>
          <w:rFonts w:ascii="Times New Roman" w:hAnsi="Times New Roman" w:cs="Times New Roman"/>
          <w:sz w:val="24"/>
          <w:szCs w:val="24"/>
        </w:rPr>
      </w:pPr>
      <w:r w:rsidRPr="00FC108E">
        <w:rPr>
          <w:rFonts w:ascii="Times New Roman" w:hAnsi="Times New Roman" w:cs="Times New Roman"/>
          <w:b/>
          <w:i/>
          <w:sz w:val="24"/>
          <w:szCs w:val="24"/>
        </w:rPr>
        <w:t xml:space="preserve">Adler Planetarium: </w:t>
      </w:r>
      <w:r w:rsidR="00FC108E">
        <w:rPr>
          <w:rFonts w:ascii="Times New Roman" w:hAnsi="Times New Roman" w:cs="Times New Roman"/>
          <w:sz w:val="24"/>
          <w:szCs w:val="24"/>
        </w:rPr>
        <w:t>In year one, the Adler Planetarium group w</w:t>
      </w:r>
      <w:r w:rsidR="00160C64">
        <w:rPr>
          <w:rFonts w:ascii="Times New Roman" w:hAnsi="Times New Roman" w:cs="Times New Roman"/>
          <w:sz w:val="24"/>
          <w:szCs w:val="24"/>
        </w:rPr>
        <w:t>as</w:t>
      </w:r>
      <w:r w:rsidR="00FC108E">
        <w:rPr>
          <w:rFonts w:ascii="Times New Roman" w:hAnsi="Times New Roman" w:cs="Times New Roman"/>
          <w:sz w:val="24"/>
          <w:szCs w:val="24"/>
        </w:rPr>
        <w:t xml:space="preserve"> responsible for prototyping </w:t>
      </w:r>
      <w:r w:rsidR="00FC108E" w:rsidRPr="00FC108E">
        <w:rPr>
          <w:rFonts w:ascii="Times New Roman" w:hAnsi="Times New Roman" w:cs="Times New Roman"/>
          <w:sz w:val="24"/>
          <w:szCs w:val="24"/>
        </w:rPr>
        <w:t>and test</w:t>
      </w:r>
      <w:r w:rsidR="00FC108E">
        <w:rPr>
          <w:rFonts w:ascii="Times New Roman" w:hAnsi="Times New Roman" w:cs="Times New Roman"/>
          <w:sz w:val="24"/>
          <w:szCs w:val="24"/>
        </w:rPr>
        <w:t>ing 2-3 versions of the human-classification task, d</w:t>
      </w:r>
      <w:r w:rsidR="00FC108E" w:rsidRPr="00FC108E">
        <w:rPr>
          <w:rFonts w:ascii="Times New Roman" w:hAnsi="Times New Roman" w:cs="Times New Roman"/>
          <w:sz w:val="24"/>
          <w:szCs w:val="24"/>
        </w:rPr>
        <w:t>esign</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develop</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sidRPr="00FC108E">
        <w:rPr>
          <w:rFonts w:ascii="Times New Roman" w:hAnsi="Times New Roman" w:cs="Times New Roman"/>
          <w:sz w:val="24"/>
          <w:szCs w:val="24"/>
        </w:rPr>
        <w:t>launch</w:t>
      </w:r>
      <w:r w:rsidR="00FC108E">
        <w:rPr>
          <w:rFonts w:ascii="Times New Roman" w:hAnsi="Times New Roman" w:cs="Times New Roman"/>
          <w:sz w:val="24"/>
          <w:szCs w:val="24"/>
        </w:rPr>
        <w:t xml:space="preserve">ing the first-stage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w:t>
      </w:r>
      <w:r w:rsidR="00FC108E">
        <w:rPr>
          <w:rFonts w:ascii="Times New Roman" w:hAnsi="Times New Roman" w:cs="Times New Roman"/>
          <w:sz w:val="24"/>
          <w:szCs w:val="24"/>
        </w:rPr>
        <w:t xml:space="preserve">ing training interventions for the human-classification task including the experiment </w:t>
      </w:r>
      <w:r w:rsidR="00FC108E" w:rsidRPr="00FC108E">
        <w:rPr>
          <w:rFonts w:ascii="Times New Roman" w:hAnsi="Times New Roman" w:cs="Times New Roman"/>
          <w:sz w:val="24"/>
          <w:szCs w:val="24"/>
        </w:rPr>
        <w:t>modul</w:t>
      </w:r>
      <w:r w:rsidR="00FC108E">
        <w:rPr>
          <w:rFonts w:ascii="Times New Roman" w:hAnsi="Times New Roman" w:cs="Times New Roman"/>
          <w:sz w:val="24"/>
          <w:szCs w:val="24"/>
        </w:rPr>
        <w:t>e</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In year two, Adler researchers will </w:t>
      </w:r>
      <w:r w:rsidR="00FC108E" w:rsidRPr="00FC108E">
        <w:rPr>
          <w:rFonts w:ascii="Times New Roman" w:hAnsi="Times New Roman" w:cs="Times New Roman"/>
          <w:sz w:val="24"/>
          <w:szCs w:val="24"/>
        </w:rPr>
        <w:t>Prototy</w:t>
      </w:r>
      <w:r w:rsidR="00FC108E">
        <w:rPr>
          <w:rFonts w:ascii="Times New Roman" w:hAnsi="Times New Roman" w:cs="Times New Roman"/>
          <w:sz w:val="24"/>
          <w:szCs w:val="24"/>
        </w:rPr>
        <w:t>pe and test 2-3 versions of the human-clustering task, d</w:t>
      </w:r>
      <w:r w:rsidR="00FC108E" w:rsidRPr="00FC108E">
        <w:rPr>
          <w:rFonts w:ascii="Times New Roman" w:hAnsi="Times New Roman" w:cs="Times New Roman"/>
          <w:sz w:val="24"/>
          <w:szCs w:val="24"/>
        </w:rPr>
        <w:t xml:space="preserve">esign, develop, </w:t>
      </w:r>
      <w:r w:rsidR="00977C0A">
        <w:rPr>
          <w:rFonts w:ascii="Times New Roman" w:hAnsi="Times New Roman" w:cs="Times New Roman"/>
          <w:sz w:val="24"/>
          <w:szCs w:val="24"/>
        </w:rPr>
        <w:t>and</w:t>
      </w:r>
      <w:r w:rsidR="00FC108E">
        <w:rPr>
          <w:rFonts w:ascii="Times New Roman" w:hAnsi="Times New Roman" w:cs="Times New Roman"/>
          <w:sz w:val="24"/>
          <w:szCs w:val="24"/>
        </w:rPr>
        <w:t xml:space="preserve"> launch the </w:t>
      </w:r>
      <w:r w:rsidR="00FC108E" w:rsidRPr="00FC108E">
        <w:rPr>
          <w:rFonts w:ascii="Times New Roman" w:hAnsi="Times New Roman" w:cs="Times New Roman"/>
          <w:sz w:val="24"/>
          <w:szCs w:val="24"/>
        </w:rPr>
        <w:t>sec</w:t>
      </w:r>
      <w:r w:rsidR="00FC108E">
        <w:rPr>
          <w:rFonts w:ascii="Times New Roman" w:hAnsi="Times New Roman" w:cs="Times New Roman"/>
          <w:sz w:val="24"/>
          <w:szCs w:val="24"/>
        </w:rPr>
        <w:t xml:space="preserve">ond-stage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with human </w:t>
      </w:r>
      <w:r w:rsidR="00FC108E" w:rsidRPr="00FC108E">
        <w:rPr>
          <w:rFonts w:ascii="Times New Roman" w:hAnsi="Times New Roman" w:cs="Times New Roman"/>
          <w:sz w:val="24"/>
          <w:szCs w:val="24"/>
        </w:rPr>
        <w:t>class</w:t>
      </w:r>
      <w:r w:rsidR="00FC108E">
        <w:rPr>
          <w:rFonts w:ascii="Times New Roman" w:hAnsi="Times New Roman" w:cs="Times New Roman"/>
          <w:sz w:val="24"/>
          <w:szCs w:val="24"/>
        </w:rPr>
        <w:t xml:space="preserve">ification and clustering tasks,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 training interv</w:t>
      </w:r>
      <w:r w:rsidR="00FC108E">
        <w:rPr>
          <w:rFonts w:ascii="Times New Roman" w:hAnsi="Times New Roman" w:cs="Times New Roman"/>
          <w:sz w:val="24"/>
          <w:szCs w:val="24"/>
        </w:rPr>
        <w:t xml:space="preserve">entions for the human-clustering task including </w:t>
      </w:r>
      <w:r w:rsidR="00977C0A">
        <w:rPr>
          <w:rFonts w:ascii="Times New Roman" w:hAnsi="Times New Roman" w:cs="Times New Roman"/>
          <w:sz w:val="24"/>
          <w:szCs w:val="24"/>
        </w:rPr>
        <w:t>the</w:t>
      </w:r>
      <w:r w:rsidR="00FC108E">
        <w:rPr>
          <w:rFonts w:ascii="Times New Roman" w:hAnsi="Times New Roman" w:cs="Times New Roman"/>
          <w:sz w:val="24"/>
          <w:szCs w:val="24"/>
        </w:rPr>
        <w:t xml:space="preserve"> experiment module</w:t>
      </w:r>
      <w:r w:rsidR="00977C0A">
        <w:rPr>
          <w:rFonts w:ascii="Times New Roman" w:hAnsi="Times New Roman" w:cs="Times New Roman"/>
          <w:sz w:val="24"/>
          <w:szCs w:val="24"/>
        </w:rPr>
        <w:t xml:space="preserve"> </w:t>
      </w:r>
      <w:r w:rsidR="00FC108E">
        <w:rPr>
          <w:rFonts w:ascii="Times New Roman" w:hAnsi="Times New Roman" w:cs="Times New Roman"/>
          <w:sz w:val="24"/>
          <w:szCs w:val="24"/>
        </w:rPr>
        <w:t>They will also d</w:t>
      </w:r>
      <w:r w:rsidR="00FC108E" w:rsidRPr="00FC108E">
        <w:rPr>
          <w:rFonts w:ascii="Times New Roman" w:hAnsi="Times New Roman" w:cs="Times New Roman"/>
          <w:sz w:val="24"/>
          <w:szCs w:val="24"/>
        </w:rPr>
        <w:t>eploy experiments as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needed</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Finally, in year three, </w:t>
      </w:r>
      <w:r w:rsidR="00FC108E" w:rsidRPr="00FC108E">
        <w:rPr>
          <w:rFonts w:ascii="Times New Roman" w:hAnsi="Times New Roman" w:cs="Times New Roman"/>
          <w:sz w:val="24"/>
          <w:szCs w:val="24"/>
        </w:rPr>
        <w:t>they will c</w:t>
      </w:r>
      <w:r w:rsidR="00FC108E">
        <w:rPr>
          <w:rFonts w:ascii="Times New Roman" w:hAnsi="Times New Roman" w:cs="Times New Roman"/>
          <w:sz w:val="24"/>
          <w:szCs w:val="24"/>
        </w:rPr>
        <w:t xml:space="preserve">ontinue to run and </w:t>
      </w:r>
      <w:r w:rsidR="00FC108E" w:rsidRPr="00FC108E">
        <w:rPr>
          <w:rFonts w:ascii="Times New Roman" w:hAnsi="Times New Roman" w:cs="Times New Roman"/>
          <w:sz w:val="24"/>
          <w:szCs w:val="24"/>
        </w:rPr>
        <w:t>updat</w:t>
      </w:r>
      <w:r w:rsidR="00FC108E">
        <w:rPr>
          <w:rFonts w:ascii="Times New Roman" w:hAnsi="Times New Roman" w:cs="Times New Roman"/>
          <w:sz w:val="24"/>
          <w:szCs w:val="24"/>
        </w:rPr>
        <w:t xml:space="preserve">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continue to track volunteers’ interest and </w:t>
      </w:r>
      <w:r w:rsidR="00FC108E" w:rsidRPr="00FC108E">
        <w:rPr>
          <w:rFonts w:ascii="Times New Roman" w:hAnsi="Times New Roman" w:cs="Times New Roman"/>
          <w:sz w:val="24"/>
          <w:szCs w:val="24"/>
        </w:rPr>
        <w:t xml:space="preserve">performance </w:t>
      </w:r>
      <w:r w:rsidR="00FC108E">
        <w:rPr>
          <w:rFonts w:ascii="Times New Roman" w:hAnsi="Times New Roman" w:cs="Times New Roman"/>
          <w:sz w:val="24"/>
          <w:szCs w:val="24"/>
        </w:rPr>
        <w:t>(dependent on different training paths), and d</w:t>
      </w:r>
      <w:r w:rsidR="00FC108E" w:rsidRPr="00FC108E">
        <w:rPr>
          <w:rFonts w:ascii="Times New Roman" w:hAnsi="Times New Roman" w:cs="Times New Roman"/>
          <w:sz w:val="24"/>
          <w:szCs w:val="24"/>
        </w:rPr>
        <w:t>eploy more experiments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as needed.</w:t>
      </w:r>
    </w:p>
    <w:p w14:paraId="0101EA00" w14:textId="2872B302" w:rsidR="00B63042" w:rsidRPr="00A30893" w:rsidRDefault="00B63042" w:rsidP="00B6304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br/>
      </w:r>
      <w:r w:rsidRPr="008D5109">
        <w:rPr>
          <w:rFonts w:ascii="Times New Roman" w:hAnsi="Times New Roman" w:cs="Times New Roman"/>
          <w:b/>
          <w:i/>
          <w:sz w:val="24"/>
          <w:szCs w:val="24"/>
        </w:rPr>
        <w:t>Cal State Fullerton:</w:t>
      </w:r>
      <w:r>
        <w:rPr>
          <w:rFonts w:ascii="Times New Roman" w:hAnsi="Times New Roman" w:cs="Times New Roman"/>
          <w:sz w:val="24"/>
          <w:szCs w:val="24"/>
        </w:rPr>
        <w:t xml:space="preserve"> In the first year of this program, Fullerton researchers </w:t>
      </w:r>
      <w:r w:rsidR="002F09F8">
        <w:rPr>
          <w:rFonts w:ascii="Times New Roman" w:hAnsi="Times New Roman" w:cs="Times New Roman"/>
          <w:sz w:val="24"/>
          <w:szCs w:val="24"/>
        </w:rPr>
        <w:t xml:space="preserve">helped </w:t>
      </w:r>
      <w:r>
        <w:rPr>
          <w:rFonts w:ascii="Times New Roman" w:hAnsi="Times New Roman" w:cs="Times New Roman"/>
          <w:sz w:val="24"/>
          <w:szCs w:val="24"/>
        </w:rPr>
        <w:t>p</w:t>
      </w:r>
      <w:r w:rsidRPr="00B63042">
        <w:rPr>
          <w:rFonts w:ascii="Times New Roman" w:hAnsi="Times New Roman" w:cs="Times New Roman"/>
          <w:sz w:val="24"/>
          <w:szCs w:val="24"/>
        </w:rPr>
        <w:t xml:space="preserve">repare </w:t>
      </w:r>
      <w:r>
        <w:rPr>
          <w:rFonts w:ascii="Times New Roman" w:hAnsi="Times New Roman" w:cs="Times New Roman"/>
          <w:sz w:val="24"/>
          <w:szCs w:val="24"/>
        </w:rPr>
        <w:t xml:space="preserve">a large database of available </w:t>
      </w:r>
      <w:r w:rsidRPr="00B63042">
        <w:rPr>
          <w:rFonts w:ascii="Times New Roman" w:hAnsi="Times New Roman" w:cs="Times New Roman"/>
          <w:sz w:val="24"/>
          <w:szCs w:val="24"/>
        </w:rPr>
        <w:t>LIG</w:t>
      </w:r>
      <w:r>
        <w:rPr>
          <w:rFonts w:ascii="Times New Roman" w:hAnsi="Times New Roman" w:cs="Times New Roman"/>
          <w:sz w:val="24"/>
          <w:szCs w:val="24"/>
        </w:rPr>
        <w:t xml:space="preserve">O glitches, along with metadata relevant to classification, </w:t>
      </w:r>
      <w:r w:rsidR="002F09F8">
        <w:rPr>
          <w:rFonts w:ascii="Times New Roman" w:hAnsi="Times New Roman" w:cs="Times New Roman"/>
          <w:sz w:val="24"/>
          <w:szCs w:val="24"/>
        </w:rPr>
        <w:t xml:space="preserve">and helped </w:t>
      </w:r>
      <w:r>
        <w:rPr>
          <w:rFonts w:ascii="Times New Roman" w:hAnsi="Times New Roman" w:cs="Times New Roman"/>
          <w:sz w:val="24"/>
          <w:szCs w:val="24"/>
        </w:rPr>
        <w:t>prepare a small set of glitches pre-classified by LIGO experts</w:t>
      </w:r>
      <w:r w:rsidR="002F09F8">
        <w:rPr>
          <w:rFonts w:ascii="Times New Roman" w:hAnsi="Times New Roman" w:cs="Times New Roman"/>
          <w:sz w:val="24"/>
          <w:szCs w:val="24"/>
        </w:rPr>
        <w:t>. In addition, they</w:t>
      </w:r>
      <w:r>
        <w:rPr>
          <w:rFonts w:ascii="Times New Roman" w:hAnsi="Times New Roman" w:cs="Times New Roman"/>
          <w:sz w:val="24"/>
          <w:szCs w:val="24"/>
        </w:rPr>
        <w:t xml:space="preserve"> e</w:t>
      </w:r>
      <w:r w:rsidRPr="00B63042">
        <w:rPr>
          <w:rFonts w:ascii="Times New Roman" w:hAnsi="Times New Roman" w:cs="Times New Roman"/>
          <w:sz w:val="24"/>
          <w:szCs w:val="24"/>
        </w:rPr>
        <w:t>n</w:t>
      </w:r>
      <w:r>
        <w:rPr>
          <w:rFonts w:ascii="Times New Roman" w:hAnsi="Times New Roman" w:cs="Times New Roman"/>
          <w:sz w:val="24"/>
          <w:szCs w:val="24"/>
        </w:rPr>
        <w:t>gage</w:t>
      </w:r>
      <w:r w:rsidR="002F09F8">
        <w:rPr>
          <w:rFonts w:ascii="Times New Roman" w:hAnsi="Times New Roman" w:cs="Times New Roman"/>
          <w:sz w:val="24"/>
          <w:szCs w:val="24"/>
        </w:rPr>
        <w:t>d</w:t>
      </w:r>
      <w:r>
        <w:rPr>
          <w:rFonts w:ascii="Times New Roman" w:hAnsi="Times New Roman" w:cs="Times New Roman"/>
          <w:sz w:val="24"/>
          <w:szCs w:val="24"/>
        </w:rPr>
        <w:t xml:space="preserve"> with citizen scientists on TALK system </w:t>
      </w:r>
      <w:r w:rsidR="002F09F8">
        <w:rPr>
          <w:rFonts w:ascii="Times New Roman" w:hAnsi="Times New Roman" w:cs="Times New Roman"/>
          <w:sz w:val="24"/>
          <w:szCs w:val="24"/>
        </w:rPr>
        <w:t xml:space="preserve">(a </w:t>
      </w:r>
      <w:r>
        <w:rPr>
          <w:rFonts w:ascii="Times New Roman" w:hAnsi="Times New Roman" w:cs="Times New Roman"/>
          <w:sz w:val="24"/>
          <w:szCs w:val="24"/>
        </w:rPr>
        <w:t xml:space="preserve">discussion forum) </w:t>
      </w:r>
      <w:r w:rsidRPr="00B63042">
        <w:rPr>
          <w:rFonts w:ascii="Times New Roman" w:hAnsi="Times New Roman" w:cs="Times New Roman"/>
          <w:sz w:val="24"/>
          <w:szCs w:val="24"/>
        </w:rPr>
        <w:t>an</w:t>
      </w:r>
      <w:r>
        <w:rPr>
          <w:rFonts w:ascii="Times New Roman" w:hAnsi="Times New Roman" w:cs="Times New Roman"/>
          <w:sz w:val="24"/>
          <w:szCs w:val="24"/>
        </w:rPr>
        <w:t>d provide</w:t>
      </w:r>
      <w:r w:rsidR="002F09F8">
        <w:rPr>
          <w:rFonts w:ascii="Times New Roman" w:hAnsi="Times New Roman" w:cs="Times New Roman"/>
          <w:sz w:val="24"/>
          <w:szCs w:val="24"/>
        </w:rPr>
        <w:t>d</w:t>
      </w:r>
      <w:r>
        <w:rPr>
          <w:rFonts w:ascii="Times New Roman" w:hAnsi="Times New Roman" w:cs="Times New Roman"/>
          <w:sz w:val="24"/>
          <w:szCs w:val="24"/>
        </w:rPr>
        <w:t xml:space="preserve"> blog and social media </w:t>
      </w:r>
      <w:r w:rsidRPr="00B63042">
        <w:rPr>
          <w:rFonts w:ascii="Times New Roman" w:hAnsi="Times New Roman" w:cs="Times New Roman"/>
          <w:sz w:val="24"/>
          <w:szCs w:val="24"/>
        </w:rPr>
        <w:t>project updates</w:t>
      </w:r>
      <w:r w:rsidR="00C70EC2">
        <w:rPr>
          <w:rFonts w:ascii="Times New Roman" w:hAnsi="Times New Roman" w:cs="Times New Roman"/>
          <w:sz w:val="24"/>
          <w:szCs w:val="24"/>
        </w:rPr>
        <w:t>;</w:t>
      </w:r>
      <w:r w:rsidR="002F09F8">
        <w:rPr>
          <w:rFonts w:ascii="Times New Roman" w:hAnsi="Times New Roman" w:cs="Times New Roman"/>
          <w:sz w:val="24"/>
          <w:szCs w:val="24"/>
        </w:rPr>
        <w:t xml:space="preserve"> these entries will be part of the study in year two</w:t>
      </w:r>
      <w:r w:rsidRPr="00B63042">
        <w:rPr>
          <w:rFonts w:ascii="Times New Roman" w:hAnsi="Times New Roman" w:cs="Times New Roman"/>
          <w:sz w:val="24"/>
          <w:szCs w:val="24"/>
        </w:rPr>
        <w:t>.</w:t>
      </w:r>
      <w:r>
        <w:rPr>
          <w:rFonts w:ascii="Times New Roman" w:hAnsi="Times New Roman" w:cs="Times New Roman"/>
          <w:sz w:val="24"/>
          <w:szCs w:val="24"/>
        </w:rPr>
        <w:t xml:space="preserve">  </w:t>
      </w:r>
      <w:r w:rsidR="00835FB4">
        <w:rPr>
          <w:rFonts w:ascii="Times New Roman" w:hAnsi="Times New Roman" w:cs="Times New Roman"/>
          <w:sz w:val="24"/>
          <w:szCs w:val="24"/>
        </w:rPr>
        <w:t>Also i</w:t>
      </w:r>
      <w:r>
        <w:rPr>
          <w:rFonts w:ascii="Times New Roman" w:hAnsi="Times New Roman" w:cs="Times New Roman"/>
          <w:sz w:val="24"/>
          <w:szCs w:val="24"/>
        </w:rPr>
        <w:t xml:space="preserve">n year two, they will use the </w:t>
      </w:r>
      <w:r w:rsidRPr="00B63042">
        <w:rPr>
          <w:rFonts w:ascii="Times New Roman" w:hAnsi="Times New Roman" w:cs="Times New Roman"/>
          <w:sz w:val="24"/>
          <w:szCs w:val="24"/>
        </w:rPr>
        <w:t>g</w:t>
      </w:r>
      <w:r>
        <w:rPr>
          <w:rFonts w:ascii="Times New Roman" w:hAnsi="Times New Roman" w:cs="Times New Roman"/>
          <w:sz w:val="24"/>
          <w:szCs w:val="24"/>
        </w:rPr>
        <w:t xml:space="preserve">old-standard dataset to analyze </w:t>
      </w:r>
      <w:r w:rsidRPr="00B63042">
        <w:rPr>
          <w:rFonts w:ascii="Times New Roman" w:hAnsi="Times New Roman" w:cs="Times New Roman"/>
          <w:sz w:val="24"/>
          <w:szCs w:val="24"/>
        </w:rPr>
        <w:t>the</w:t>
      </w:r>
      <w:r>
        <w:rPr>
          <w:rFonts w:ascii="Times New Roman" w:hAnsi="Times New Roman" w:cs="Times New Roman"/>
          <w:sz w:val="24"/>
          <w:szCs w:val="24"/>
        </w:rPr>
        <w:t xml:space="preserve"> most common glitch classes and </w:t>
      </w:r>
      <w:r w:rsidRPr="00B63042">
        <w:rPr>
          <w:rFonts w:ascii="Times New Roman" w:hAnsi="Times New Roman" w:cs="Times New Roman"/>
          <w:sz w:val="24"/>
          <w:szCs w:val="24"/>
        </w:rPr>
        <w:t>start inv</w:t>
      </w:r>
      <w:r>
        <w:rPr>
          <w:rFonts w:ascii="Times New Roman" w:hAnsi="Times New Roman" w:cs="Times New Roman"/>
          <w:sz w:val="24"/>
          <w:szCs w:val="24"/>
        </w:rPr>
        <w:t xml:space="preserve">estigating their causes, continue to engage with citizen </w:t>
      </w:r>
      <w:r w:rsidRPr="00B63042">
        <w:rPr>
          <w:rFonts w:ascii="Times New Roman" w:hAnsi="Times New Roman" w:cs="Times New Roman"/>
          <w:sz w:val="24"/>
          <w:szCs w:val="24"/>
        </w:rPr>
        <w:t>scientists on TALK</w:t>
      </w:r>
      <w:r>
        <w:rPr>
          <w:rFonts w:ascii="Times New Roman" w:hAnsi="Times New Roman" w:cs="Times New Roman"/>
          <w:sz w:val="24"/>
          <w:szCs w:val="24"/>
        </w:rPr>
        <w:t>, and provide blog &amp;</w:t>
      </w:r>
      <w:r w:rsidRPr="00B63042">
        <w:rPr>
          <w:rFonts w:ascii="Times New Roman" w:hAnsi="Times New Roman" w:cs="Times New Roman"/>
          <w:sz w:val="24"/>
          <w:szCs w:val="24"/>
        </w:rPr>
        <w:t xml:space="preserve"> social media project updates.</w:t>
      </w:r>
      <w:r>
        <w:rPr>
          <w:rFonts w:ascii="Times New Roman" w:hAnsi="Times New Roman" w:cs="Times New Roman"/>
          <w:sz w:val="24"/>
          <w:szCs w:val="24"/>
        </w:rPr>
        <w:t xml:space="preserve">  In year three, this group will analyze the full database of classified glitch categories to develop relevant vetoes and to help track their origin </w:t>
      </w:r>
      <w:r w:rsidRPr="00B63042">
        <w:rPr>
          <w:rFonts w:ascii="Times New Roman" w:hAnsi="Times New Roman" w:cs="Times New Roman"/>
          <w:sz w:val="24"/>
          <w:szCs w:val="24"/>
        </w:rPr>
        <w:t>within the L</w:t>
      </w:r>
      <w:r>
        <w:rPr>
          <w:rFonts w:ascii="Times New Roman" w:hAnsi="Times New Roman" w:cs="Times New Roman"/>
          <w:sz w:val="24"/>
          <w:szCs w:val="24"/>
        </w:rPr>
        <w:t xml:space="preserve">IGO detectors, and will continue to engage with citizen scientists on TALK and provide blog and social media project </w:t>
      </w:r>
      <w:r w:rsidRPr="00B63042">
        <w:rPr>
          <w:rFonts w:ascii="Times New Roman" w:hAnsi="Times New Roman" w:cs="Times New Roman"/>
          <w:sz w:val="24"/>
          <w:szCs w:val="24"/>
        </w:rPr>
        <w:t>updates.</w:t>
      </w:r>
    </w:p>
    <w:p w14:paraId="2E97E28A" w14:textId="18DB7C64" w:rsidR="00A30893" w:rsidRDefault="00212A24"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br/>
        <w:t xml:space="preserve">Each of these sites will submit a proposal to their local IRB office to gain the required approvals.  Such approvals are required before the project </w:t>
      </w:r>
      <w:proofErr w:type="gramStart"/>
      <w:r>
        <w:rPr>
          <w:rFonts w:ascii="Times New Roman" w:hAnsi="Times New Roman" w:cs="Times New Roman"/>
          <w:sz w:val="24"/>
          <w:szCs w:val="24"/>
        </w:rPr>
        <w:t>is allowed to</w:t>
      </w:r>
      <w:proofErr w:type="gramEnd"/>
      <w:r>
        <w:rPr>
          <w:rFonts w:ascii="Times New Roman" w:hAnsi="Times New Roman" w:cs="Times New Roman"/>
          <w:sz w:val="24"/>
          <w:szCs w:val="24"/>
        </w:rPr>
        <w:t xml:space="preserve"> begin.  (Syracuse has already obtained the appr</w:t>
      </w:r>
      <w:r w:rsidR="00D33B9F">
        <w:rPr>
          <w:rFonts w:ascii="Times New Roman" w:hAnsi="Times New Roman" w:cs="Times New Roman"/>
          <w:sz w:val="24"/>
          <w:szCs w:val="24"/>
        </w:rPr>
        <w:t xml:space="preserve">oval for the first </w:t>
      </w:r>
      <w:ins w:id="136" w:author="Scott B Coughlin" w:date="2016-10-19T12:11:00Z">
        <w:r w:rsidR="003E464C">
          <w:rPr>
            <w:rFonts w:ascii="Times New Roman" w:hAnsi="Times New Roman" w:cs="Times New Roman"/>
            <w:sz w:val="24"/>
            <w:szCs w:val="24"/>
          </w:rPr>
          <w:t xml:space="preserve">and second </w:t>
        </w:r>
      </w:ins>
      <w:r w:rsidR="00D33B9F">
        <w:rPr>
          <w:rFonts w:ascii="Times New Roman" w:hAnsi="Times New Roman" w:cs="Times New Roman"/>
          <w:sz w:val="24"/>
          <w:szCs w:val="24"/>
        </w:rPr>
        <w:t>year of work.</w:t>
      </w:r>
      <w:r>
        <w:rPr>
          <w:rFonts w:ascii="Times New Roman" w:hAnsi="Times New Roman" w:cs="Times New Roman"/>
          <w:sz w:val="24"/>
          <w:szCs w:val="24"/>
        </w:rPr>
        <w:t>)</w:t>
      </w:r>
      <w:r>
        <w:rPr>
          <w:rFonts w:ascii="Times New Roman" w:hAnsi="Times New Roman" w:cs="Times New Roman"/>
          <w:sz w:val="24"/>
          <w:szCs w:val="24"/>
        </w:rPr>
        <w:br/>
      </w:r>
      <w:r w:rsidR="00C42E60">
        <w:rPr>
          <w:rFonts w:ascii="Times New Roman" w:hAnsi="Times New Roman" w:cs="Times New Roman"/>
          <w:sz w:val="24"/>
          <w:szCs w:val="24"/>
        </w:rPr>
        <w:br/>
        <w:t xml:space="preserve">To keep these sites in sync, </w:t>
      </w:r>
      <w:r>
        <w:rPr>
          <w:rFonts w:ascii="Times New Roman" w:hAnsi="Times New Roman" w:cs="Times New Roman"/>
          <w:sz w:val="24"/>
          <w:szCs w:val="24"/>
        </w:rPr>
        <w:t xml:space="preserve">the senior personnel in the project will have face-to-face meetings one per year; in addition, there will be regular (at least monthly) teleconferences to discuss ongoing issues.  </w:t>
      </w:r>
      <w:r w:rsidR="001C377A">
        <w:rPr>
          <w:rFonts w:ascii="Times New Roman" w:hAnsi="Times New Roman" w:cs="Times New Roman"/>
          <w:sz w:val="24"/>
          <w:szCs w:val="24"/>
        </w:rPr>
        <w:t>The team members will also utilize a team email list, Dropbox,</w:t>
      </w:r>
      <w:r w:rsidR="006E66CF">
        <w:rPr>
          <w:rFonts w:ascii="Times New Roman" w:hAnsi="Times New Roman" w:cs="Times New Roman"/>
          <w:sz w:val="24"/>
          <w:szCs w:val="24"/>
        </w:rPr>
        <w:t xml:space="preserve"> </w:t>
      </w:r>
      <w:r w:rsidR="001C377A">
        <w:rPr>
          <w:rFonts w:ascii="Times New Roman" w:hAnsi="Times New Roman" w:cs="Times New Roman"/>
          <w:sz w:val="24"/>
          <w:szCs w:val="24"/>
        </w:rPr>
        <w:t>Google Docs</w:t>
      </w:r>
      <w:r w:rsidR="006E66CF">
        <w:rPr>
          <w:rFonts w:ascii="Times New Roman" w:hAnsi="Times New Roman" w:cs="Times New Roman"/>
          <w:sz w:val="24"/>
          <w:szCs w:val="24"/>
        </w:rPr>
        <w:t>, Slack, and Trello</w:t>
      </w:r>
      <w:r w:rsidR="001C377A">
        <w:rPr>
          <w:rFonts w:ascii="Times New Roman" w:hAnsi="Times New Roman" w:cs="Times New Roman"/>
          <w:sz w:val="24"/>
          <w:szCs w:val="24"/>
        </w:rPr>
        <w:t xml:space="preserve"> for sharing ongoing questions and relevant documents.</w:t>
      </w:r>
      <w:r w:rsidR="00613067">
        <w:rPr>
          <w:rFonts w:ascii="Times New Roman" w:hAnsi="Times New Roman" w:cs="Times New Roman"/>
          <w:sz w:val="24"/>
          <w:szCs w:val="24"/>
        </w:rPr>
        <w:t xml:space="preserve">  The consent document will be developed in collaboration between our senior personnel (on this project) and the </w:t>
      </w:r>
      <w:proofErr w:type="spellStart"/>
      <w:r w:rsidR="00613067">
        <w:rPr>
          <w:rFonts w:ascii="Times New Roman" w:hAnsi="Times New Roman" w:cs="Times New Roman"/>
          <w:sz w:val="24"/>
          <w:szCs w:val="24"/>
        </w:rPr>
        <w:t>Zooniverse</w:t>
      </w:r>
      <w:proofErr w:type="spellEnd"/>
      <w:r w:rsidR="00613067">
        <w:rPr>
          <w:rFonts w:ascii="Times New Roman" w:hAnsi="Times New Roman" w:cs="Times New Roman"/>
          <w:sz w:val="24"/>
          <w:szCs w:val="24"/>
        </w:rPr>
        <w:t xml:space="preserve"> developers, and circulated to all </w:t>
      </w:r>
      <w:r w:rsidR="00D33B9F">
        <w:rPr>
          <w:rFonts w:ascii="Times New Roman" w:hAnsi="Times New Roman" w:cs="Times New Roman"/>
          <w:sz w:val="24"/>
          <w:szCs w:val="24"/>
        </w:rPr>
        <w:t>members of the research team</w:t>
      </w:r>
      <w:r w:rsidR="00613067">
        <w:rPr>
          <w:rFonts w:ascii="Times New Roman" w:hAnsi="Times New Roman" w:cs="Times New Roman"/>
          <w:sz w:val="24"/>
          <w:szCs w:val="24"/>
        </w:rPr>
        <w:t>.</w:t>
      </w:r>
    </w:p>
    <w:p w14:paraId="7740706F" w14:textId="77777777" w:rsidR="00743C7E" w:rsidRDefault="00743C7E" w:rsidP="00A30893">
      <w:pPr>
        <w:spacing w:after="0" w:line="240" w:lineRule="auto"/>
        <w:rPr>
          <w:rFonts w:ascii="Times New Roman" w:hAnsi="Times New Roman" w:cs="Times New Roman"/>
          <w:sz w:val="24"/>
          <w:szCs w:val="24"/>
        </w:rPr>
      </w:pPr>
    </w:p>
    <w:p w14:paraId="7E264689" w14:textId="123E1F1F" w:rsidR="00743C7E" w:rsidRDefault="00743C7E"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members of the research teams who work with the participant data are made aware of the privacy policy and practices by reviewing the Privacy Policy before joining the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team.  The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project uses industry-best practices to secure user data, and access to the database and logs are limited to the research group and system administration group.</w:t>
      </w:r>
    </w:p>
    <w:p w14:paraId="7FDB429F" w14:textId="77777777" w:rsidR="001C377A" w:rsidRDefault="001C377A" w:rsidP="00A30893">
      <w:pPr>
        <w:spacing w:after="0" w:line="240" w:lineRule="auto"/>
        <w:rPr>
          <w:rFonts w:ascii="Times New Roman" w:hAnsi="Times New Roman" w:cs="Times New Roman"/>
          <w:sz w:val="24"/>
          <w:szCs w:val="24"/>
        </w:rPr>
      </w:pPr>
    </w:p>
    <w:p w14:paraId="1997C4E6" w14:textId="79C2BE05" w:rsidR="001C377A" w:rsidRDefault="0061306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Citizen-science d</w:t>
      </w:r>
      <w:r w:rsidR="001C377A">
        <w:rPr>
          <w:rFonts w:ascii="Times New Roman" w:hAnsi="Times New Roman" w:cs="Times New Roman"/>
          <w:sz w:val="24"/>
          <w:szCs w:val="24"/>
        </w:rPr>
        <w:t>ata related to this project will be stored at the Adler Plane</w:t>
      </w:r>
      <w:r>
        <w:rPr>
          <w:rFonts w:ascii="Times New Roman" w:hAnsi="Times New Roman" w:cs="Times New Roman"/>
          <w:sz w:val="24"/>
          <w:szCs w:val="24"/>
        </w:rPr>
        <w:t>tarium; for any citizen-science data that is stored at Northwestern University (for temporary use as the Machine Learning [ML] algorithms are being developed, for instance), that data will not include personally identifiable information.</w:t>
      </w:r>
    </w:p>
    <w:p w14:paraId="157F9C5A" w14:textId="77777777" w:rsidR="006D7777" w:rsidRDefault="006D7777" w:rsidP="00A30893">
      <w:pPr>
        <w:spacing w:after="0" w:line="240" w:lineRule="auto"/>
        <w:rPr>
          <w:rFonts w:ascii="Times New Roman" w:hAnsi="Times New Roman" w:cs="Times New Roman"/>
          <w:sz w:val="24"/>
          <w:szCs w:val="24"/>
        </w:rPr>
      </w:pPr>
    </w:p>
    <w:p w14:paraId="5B9DF51F" w14:textId="4E3A46D9" w:rsidR="006D7777" w:rsidRPr="00A30893" w:rsidRDefault="006D777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protect the privacy of every individual who participates, the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project already holds data in compliance with both the United Kingdom Data Protection Act 1998, and the Freedom of Information Act 2000, and as well as United State regulations regarding the protection of human subjects in research (this exact text is from the privacy policy supplied to each participant).  For the start of the project, all data will be housed at the Adler Planetarium, which houses the data for the other </w:t>
      </w:r>
      <w:proofErr w:type="spellStart"/>
      <w:r>
        <w:rPr>
          <w:rFonts w:ascii="Times New Roman" w:hAnsi="Times New Roman" w:cs="Times New Roman"/>
          <w:sz w:val="24"/>
          <w:szCs w:val="24"/>
        </w:rPr>
        <w:t>Zooniverse</w:t>
      </w:r>
      <w:proofErr w:type="spellEnd"/>
      <w:r>
        <w:rPr>
          <w:rFonts w:ascii="Times New Roman" w:hAnsi="Times New Roman" w:cs="Times New Roman"/>
          <w:sz w:val="24"/>
          <w:szCs w:val="24"/>
        </w:rPr>
        <w:t xml:space="preserve"> projects, as well.</w:t>
      </w:r>
    </w:p>
    <w:p w14:paraId="25B5471E" w14:textId="77777777" w:rsidR="00B53F2B" w:rsidRPr="00B53F2B" w:rsidRDefault="00B53F2B" w:rsidP="00B53F2B">
      <w:pPr>
        <w:spacing w:after="0" w:line="240" w:lineRule="auto"/>
        <w:rPr>
          <w:rFonts w:ascii="Times New Roman" w:hAnsi="Times New Roman" w:cs="Times New Roman"/>
          <w:sz w:val="24"/>
          <w:szCs w:val="24"/>
        </w:rPr>
      </w:pPr>
    </w:p>
    <w:p w14:paraId="666F8F01" w14:textId="67761D7E" w:rsidR="00B6561B" w:rsidRDefault="00CE426B" w:rsidP="00A43874">
      <w:pPr>
        <w:autoSpaceDE w:val="0"/>
        <w:autoSpaceDN w:val="0"/>
        <w:adjustRightInd w:val="0"/>
        <w:spacing w:after="0" w:line="240" w:lineRule="auto"/>
        <w:ind w:left="450" w:hanging="450"/>
        <w:rPr>
          <w:rFonts w:ascii="Times New Roman" w:hAnsi="Times New Roman" w:cs="Times New Roman"/>
          <w:bCs/>
          <w:sz w:val="24"/>
          <w:szCs w:val="24"/>
        </w:rPr>
      </w:pPr>
      <w:proofErr w:type="gramStart"/>
      <w:r>
        <w:rPr>
          <w:rFonts w:ascii="Times New Roman" w:hAnsi="Times New Roman" w:cs="Times New Roman"/>
          <w:b/>
          <w:bCs/>
          <w:sz w:val="28"/>
          <w:szCs w:val="28"/>
        </w:rPr>
        <w:t>6</w:t>
      </w:r>
      <w:r w:rsidR="00AE2A56">
        <w:rPr>
          <w:rFonts w:ascii="Times New Roman" w:hAnsi="Times New Roman" w:cs="Times New Roman"/>
          <w:b/>
          <w:bCs/>
          <w:sz w:val="28"/>
          <w:szCs w:val="28"/>
        </w:rPr>
        <w:t xml:space="preserve">.0  </w:t>
      </w:r>
      <w:r w:rsidR="00DA1BDC">
        <w:rPr>
          <w:rFonts w:ascii="Times New Roman" w:hAnsi="Times New Roman" w:cs="Times New Roman"/>
          <w:b/>
          <w:bCs/>
          <w:sz w:val="28"/>
          <w:szCs w:val="28"/>
        </w:rPr>
        <w:t>Incomplete</w:t>
      </w:r>
      <w:proofErr w:type="gramEnd"/>
      <w:r w:rsidR="00DA1BDC">
        <w:rPr>
          <w:rFonts w:ascii="Times New Roman" w:hAnsi="Times New Roman" w:cs="Times New Roman"/>
          <w:b/>
          <w:bCs/>
          <w:sz w:val="28"/>
          <w:szCs w:val="28"/>
        </w:rPr>
        <w:t xml:space="preserve"> Disclosure or </w:t>
      </w:r>
      <w:r w:rsidR="00B6561B">
        <w:rPr>
          <w:rFonts w:ascii="Times New Roman" w:hAnsi="Times New Roman" w:cs="Times New Roman"/>
          <w:b/>
          <w:bCs/>
          <w:sz w:val="28"/>
          <w:szCs w:val="28"/>
        </w:rPr>
        <w:t>Deception:</w:t>
      </w:r>
    </w:p>
    <w:p w14:paraId="7E931778" w14:textId="23F14E6B" w:rsidR="001C377A" w:rsidRPr="001C377A" w:rsidRDefault="001C377A" w:rsidP="00E666B0">
      <w:pPr>
        <w:tabs>
          <w:tab w:val="left" w:pos="45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Not applicable.</w:t>
      </w:r>
    </w:p>
    <w:p w14:paraId="70CDB167" w14:textId="77777777" w:rsidR="00B6561B" w:rsidRPr="001C377A" w:rsidRDefault="00B6561B" w:rsidP="00A43874">
      <w:pPr>
        <w:autoSpaceDE w:val="0"/>
        <w:autoSpaceDN w:val="0"/>
        <w:adjustRightInd w:val="0"/>
        <w:spacing w:after="0" w:line="240" w:lineRule="auto"/>
        <w:ind w:left="450" w:hanging="450"/>
        <w:rPr>
          <w:rFonts w:ascii="Times New Roman" w:hAnsi="Times New Roman" w:cs="Times New Roman"/>
          <w:b/>
          <w:bCs/>
          <w:i/>
          <w:sz w:val="28"/>
          <w:szCs w:val="28"/>
        </w:rPr>
      </w:pPr>
    </w:p>
    <w:p w14:paraId="76BC2146" w14:textId="335E074A" w:rsidR="001C377A" w:rsidRPr="00E666B0" w:rsidDel="00A20D75" w:rsidRDefault="00AE2A56" w:rsidP="00E666B0">
      <w:pPr>
        <w:autoSpaceDE w:val="0"/>
        <w:autoSpaceDN w:val="0"/>
        <w:adjustRightInd w:val="0"/>
        <w:spacing w:after="0" w:line="240" w:lineRule="auto"/>
        <w:rPr>
          <w:del w:id="137" w:author="Scott B Coughlin" w:date="2016-12-14T09:49:00Z"/>
          <w:rFonts w:ascii="Times New Roman" w:hAnsi="Times New Roman" w:cs="Times New Roman"/>
          <w:b/>
          <w:bCs/>
          <w:sz w:val="28"/>
          <w:szCs w:val="28"/>
        </w:rPr>
      </w:pPr>
      <w:proofErr w:type="gramStart"/>
      <w:r>
        <w:rPr>
          <w:rFonts w:ascii="Times New Roman" w:hAnsi="Times New Roman" w:cs="Times New Roman"/>
          <w:b/>
          <w:bCs/>
          <w:sz w:val="28"/>
          <w:szCs w:val="28"/>
        </w:rPr>
        <w:t xml:space="preserve">7.0 </w:t>
      </w:r>
      <w:r w:rsidR="001B0B28" w:rsidRPr="004B6CDB">
        <w:rPr>
          <w:rFonts w:ascii="Times New Roman" w:hAnsi="Times New Roman" w:cs="Times New Roman"/>
          <w:b/>
          <w:bCs/>
          <w:sz w:val="28"/>
          <w:szCs w:val="28"/>
        </w:rPr>
        <w:t xml:space="preserve"> </w:t>
      </w:r>
      <w:r w:rsidR="002E0D67">
        <w:rPr>
          <w:rFonts w:ascii="Times New Roman" w:hAnsi="Times New Roman" w:cs="Times New Roman"/>
          <w:b/>
          <w:bCs/>
          <w:sz w:val="28"/>
          <w:szCs w:val="28"/>
        </w:rPr>
        <w:t>Recruitment</w:t>
      </w:r>
      <w:proofErr w:type="gramEnd"/>
      <w:r w:rsidR="001B0B28" w:rsidRPr="004B6CDB">
        <w:rPr>
          <w:rFonts w:ascii="Times New Roman" w:hAnsi="Times New Roman" w:cs="Times New Roman"/>
          <w:b/>
          <w:bCs/>
          <w:sz w:val="28"/>
          <w:szCs w:val="28"/>
        </w:rPr>
        <w:t>:</w:t>
      </w:r>
      <w:r w:rsidR="00CE426B" w:rsidRPr="00E666B0">
        <w:rPr>
          <w:rFonts w:ascii="Times New Roman" w:hAnsi="Times New Roman" w:cs="Times New Roman"/>
          <w:b/>
          <w:i/>
          <w:iCs/>
          <w:sz w:val="24"/>
          <w:szCs w:val="24"/>
        </w:rPr>
        <w:t xml:space="preserve"> </w:t>
      </w:r>
    </w:p>
    <w:p w14:paraId="466E374A" w14:textId="77777777" w:rsidR="006B6FDA" w:rsidRDefault="006B6FDA" w:rsidP="001C377A">
      <w:pPr>
        <w:autoSpaceDE w:val="0"/>
        <w:autoSpaceDN w:val="0"/>
        <w:adjustRightInd w:val="0"/>
        <w:spacing w:after="0" w:line="240" w:lineRule="auto"/>
        <w:rPr>
          <w:ins w:id="138" w:author="Scott B Coughlin" w:date="2016-12-08T11:11:00Z"/>
          <w:rFonts w:ascii="Times New Roman" w:hAnsi="Times New Roman" w:cs="Times New Roman"/>
          <w:sz w:val="24"/>
          <w:szCs w:val="24"/>
        </w:rPr>
      </w:pPr>
    </w:p>
    <w:p w14:paraId="626ABF7E" w14:textId="2BB97172" w:rsidR="006B6FDA" w:rsidRPr="006F6F43" w:rsidRDefault="006B6FDA" w:rsidP="006B6FDA">
      <w:pPr>
        <w:autoSpaceDE w:val="0"/>
        <w:autoSpaceDN w:val="0"/>
        <w:adjustRightInd w:val="0"/>
        <w:spacing w:after="0" w:line="240" w:lineRule="auto"/>
        <w:rPr>
          <w:ins w:id="139" w:author="Scott B Coughlin" w:date="2016-12-08T11:12:00Z"/>
          <w:rFonts w:ascii="Times New Roman" w:hAnsi="Times New Roman" w:cs="Times New Roman"/>
          <w:iCs/>
          <w:sz w:val="24"/>
          <w:szCs w:val="24"/>
        </w:rPr>
      </w:pPr>
      <w:ins w:id="140" w:author="Scott B Coughlin" w:date="2016-12-08T11:12:00Z">
        <w:r>
          <w:rPr>
            <w:rFonts w:ascii="Times New Roman" w:hAnsi="Times New Roman" w:cs="Times New Roman"/>
            <w:iCs/>
            <w:sz w:val="24"/>
            <w:szCs w:val="24"/>
          </w:rPr>
          <w:lastRenderedPageBreak/>
          <w:t xml:space="preserve">For the human research aspects of the project to be conducted in the latter half of year 2, </w:t>
        </w:r>
      </w:ins>
      <w:ins w:id="141" w:author="Scott B Coughlin" w:date="2016-12-08T11:13:00Z">
        <w:r>
          <w:rPr>
            <w:rFonts w:ascii="Times New Roman" w:hAnsi="Times New Roman" w:cs="Times New Roman"/>
            <w:iCs/>
            <w:sz w:val="24"/>
            <w:szCs w:val="24"/>
          </w:rPr>
          <w:t>recruitment procedure is being developed by the Syracuse group and will be approved by their IRB and will comply with the Northwestern IRB standards for recruitment.</w:t>
        </w:r>
      </w:ins>
    </w:p>
    <w:p w14:paraId="277C3802" w14:textId="5AA29EF6" w:rsidR="001C377A" w:rsidDel="006B6FDA" w:rsidRDefault="001C377A" w:rsidP="001C377A">
      <w:pPr>
        <w:autoSpaceDE w:val="0"/>
        <w:autoSpaceDN w:val="0"/>
        <w:adjustRightInd w:val="0"/>
        <w:spacing w:after="0" w:line="240" w:lineRule="auto"/>
        <w:rPr>
          <w:del w:id="142" w:author="Scott B Coughlin" w:date="2016-12-08T11:12:00Z"/>
          <w:rFonts w:ascii="Times New Roman" w:hAnsi="Times New Roman" w:cs="Times New Roman"/>
          <w:sz w:val="24"/>
          <w:szCs w:val="24"/>
        </w:rPr>
      </w:pPr>
      <w:del w:id="143" w:author="Scott B Coughlin" w:date="2016-12-08T11:12:00Z">
        <w:r w:rsidRPr="001C377A" w:rsidDel="006B6FDA">
          <w:rPr>
            <w:rFonts w:ascii="Times New Roman" w:hAnsi="Times New Roman" w:cs="Times New Roman"/>
            <w:sz w:val="24"/>
            <w:szCs w:val="24"/>
          </w:rPr>
          <w:delText xml:space="preserve">Subjects will be recruited from among current participants in the Zooniverse projects by an email announcing the new project. </w:delText>
        </w:r>
        <w:r w:rsidDel="006B6FDA">
          <w:rPr>
            <w:rFonts w:ascii="Times New Roman" w:hAnsi="Times New Roman" w:cs="Times New Roman"/>
            <w:sz w:val="24"/>
            <w:szCs w:val="24"/>
          </w:rPr>
          <w:delText xml:space="preserve"> </w:delText>
        </w:r>
        <w:r w:rsidR="00547D53" w:rsidDel="006B6FDA">
          <w:rPr>
            <w:rFonts w:ascii="Times New Roman" w:hAnsi="Times New Roman" w:cs="Times New Roman"/>
            <w:sz w:val="24"/>
            <w:szCs w:val="24"/>
          </w:rPr>
          <w:delText xml:space="preserve">This email will include a short text description of the work we would be asking for help with, along with a link to the </w:delText>
        </w:r>
        <w:r w:rsidR="004B5D1D" w:rsidDel="006B6FDA">
          <w:rPr>
            <w:rFonts w:ascii="Times New Roman" w:hAnsi="Times New Roman" w:cs="Times New Roman"/>
            <w:sz w:val="24"/>
            <w:szCs w:val="24"/>
          </w:rPr>
          <w:delText>Gravity-Spy</w:delText>
        </w:r>
        <w:r w:rsidR="00547D53" w:rsidDel="006B6FDA">
          <w:rPr>
            <w:rFonts w:ascii="Times New Roman" w:hAnsi="Times New Roman" w:cs="Times New Roman"/>
            <w:sz w:val="24"/>
            <w:szCs w:val="24"/>
          </w:rPr>
          <w:delText xml:space="preserve"> Zooniverse project.  </w:delText>
        </w:r>
        <w:r w:rsidRPr="001C377A" w:rsidDel="006B6FDA">
          <w:rPr>
            <w:rFonts w:ascii="Times New Roman" w:hAnsi="Times New Roman" w:cs="Times New Roman"/>
            <w:sz w:val="24"/>
            <w:szCs w:val="24"/>
          </w:rPr>
          <w:delText xml:space="preserve">When </w:delText>
        </w:r>
        <w:r w:rsidR="00547D53" w:rsidDel="006B6FDA">
          <w:rPr>
            <w:rFonts w:ascii="Times New Roman" w:hAnsi="Times New Roman" w:cs="Times New Roman"/>
            <w:sz w:val="24"/>
            <w:szCs w:val="24"/>
          </w:rPr>
          <w:delText>participants</w:delText>
        </w:r>
        <w:r w:rsidRPr="001C377A" w:rsidDel="006B6FDA">
          <w:rPr>
            <w:rFonts w:ascii="Times New Roman" w:hAnsi="Times New Roman" w:cs="Times New Roman"/>
            <w:sz w:val="24"/>
            <w:szCs w:val="24"/>
          </w:rPr>
          <w:delText xml:space="preserve"> sign up for the project, </w:delText>
        </w:r>
        <w:r w:rsidR="00547D53" w:rsidDel="006B6FDA">
          <w:rPr>
            <w:rFonts w:ascii="Times New Roman" w:hAnsi="Times New Roman" w:cs="Times New Roman"/>
            <w:sz w:val="24"/>
            <w:szCs w:val="24"/>
          </w:rPr>
          <w:delText xml:space="preserve">at that website, </w:delText>
        </w:r>
        <w:r w:rsidRPr="001C377A" w:rsidDel="006B6FDA">
          <w:rPr>
            <w:rFonts w:ascii="Times New Roman" w:hAnsi="Times New Roman" w:cs="Times New Roman"/>
            <w:sz w:val="24"/>
            <w:szCs w:val="24"/>
          </w:rPr>
          <w:delText>they will receive further information about the social science research goals and the human</w:delText>
        </w:r>
        <w:r w:rsidDel="006B6FDA">
          <w:rPr>
            <w:rFonts w:ascii="Times New Roman" w:hAnsi="Times New Roman" w:cs="Times New Roman"/>
            <w:sz w:val="24"/>
            <w:szCs w:val="24"/>
          </w:rPr>
          <w:delText>-</w:delText>
        </w:r>
        <w:r w:rsidRPr="001C377A" w:rsidDel="006B6FDA">
          <w:rPr>
            <w:rFonts w:ascii="Times New Roman" w:hAnsi="Times New Roman" w:cs="Times New Roman"/>
            <w:sz w:val="24"/>
            <w:szCs w:val="24"/>
          </w:rPr>
          <w:delText>subjects data collection as part of the informed consent process.</w:delText>
        </w:r>
      </w:del>
    </w:p>
    <w:p w14:paraId="4AAC0677" w14:textId="2BB91E7B" w:rsidR="00E14C2B" w:rsidDel="006B6FDA" w:rsidRDefault="00E14C2B" w:rsidP="001C377A">
      <w:pPr>
        <w:autoSpaceDE w:val="0"/>
        <w:autoSpaceDN w:val="0"/>
        <w:adjustRightInd w:val="0"/>
        <w:spacing w:after="0" w:line="240" w:lineRule="auto"/>
        <w:rPr>
          <w:del w:id="144" w:author="Scott B Coughlin" w:date="2016-12-08T11:12:00Z"/>
          <w:rFonts w:ascii="Times New Roman" w:hAnsi="Times New Roman" w:cs="Times New Roman"/>
          <w:sz w:val="24"/>
          <w:szCs w:val="24"/>
        </w:rPr>
      </w:pPr>
    </w:p>
    <w:p w14:paraId="4480E191" w14:textId="438F1022" w:rsidR="00E14C2B" w:rsidRPr="001C377A" w:rsidDel="006B6FDA" w:rsidRDefault="00E14C2B" w:rsidP="001C377A">
      <w:pPr>
        <w:autoSpaceDE w:val="0"/>
        <w:autoSpaceDN w:val="0"/>
        <w:adjustRightInd w:val="0"/>
        <w:spacing w:after="0" w:line="240" w:lineRule="auto"/>
        <w:rPr>
          <w:del w:id="145" w:author="Scott B Coughlin" w:date="2016-12-08T11:12:00Z"/>
          <w:rFonts w:ascii="Times New Roman" w:hAnsi="Times New Roman" w:cs="Times New Roman"/>
          <w:sz w:val="24"/>
          <w:szCs w:val="24"/>
        </w:rPr>
      </w:pPr>
      <w:del w:id="146" w:author="Scott B Coughlin" w:date="2016-12-08T11:12:00Z">
        <w:r w:rsidDel="006B6FDA">
          <w:rPr>
            <w:rFonts w:ascii="Times New Roman" w:hAnsi="Times New Roman" w:cs="Times New Roman"/>
            <w:sz w:val="24"/>
            <w:szCs w:val="24"/>
          </w:rPr>
          <w:delText>We will also send a similar email to our Northwestern CIERA public email lists, asking for volunteers to help in the process (using a very similar email and the same process, where when possible volunteers log on to the website, they will receive further information about the research goals, and human-subjects data collection</w:delText>
        </w:r>
        <w:r w:rsidR="004A217D" w:rsidDel="006B6FDA">
          <w:rPr>
            <w:rFonts w:ascii="Times New Roman" w:hAnsi="Times New Roman" w:cs="Times New Roman"/>
            <w:sz w:val="24"/>
            <w:szCs w:val="24"/>
          </w:rPr>
          <w:delText>).</w:delText>
        </w:r>
      </w:del>
    </w:p>
    <w:p w14:paraId="1183D720" w14:textId="77777777" w:rsidR="002E0D67" w:rsidRPr="002E0D67" w:rsidRDefault="002E0D67" w:rsidP="002E0D67">
      <w:pPr>
        <w:autoSpaceDE w:val="0"/>
        <w:autoSpaceDN w:val="0"/>
        <w:adjustRightInd w:val="0"/>
        <w:spacing w:after="0" w:line="240" w:lineRule="auto"/>
        <w:ind w:left="360"/>
        <w:rPr>
          <w:rFonts w:ascii="Times New Roman" w:hAnsi="Times New Roman" w:cs="Times New Roman"/>
          <w:iCs/>
          <w:sz w:val="24"/>
          <w:szCs w:val="24"/>
        </w:rPr>
      </w:pPr>
    </w:p>
    <w:p w14:paraId="09E0A86A" w14:textId="0AE444DC" w:rsidR="002E0D67" w:rsidRPr="004B6CDB" w:rsidDel="00A20D75" w:rsidRDefault="00AE2A56" w:rsidP="002E0D67">
      <w:pPr>
        <w:autoSpaceDE w:val="0"/>
        <w:autoSpaceDN w:val="0"/>
        <w:adjustRightInd w:val="0"/>
        <w:spacing w:after="0" w:line="240" w:lineRule="auto"/>
        <w:rPr>
          <w:del w:id="147" w:author="Scott B Coughlin" w:date="2016-12-14T09:49:00Z"/>
          <w:rFonts w:ascii="Times New Roman" w:hAnsi="Times New Roman" w:cs="Times New Roman"/>
          <w:b/>
          <w:bCs/>
          <w:sz w:val="28"/>
          <w:szCs w:val="28"/>
        </w:rPr>
      </w:pPr>
      <w:proofErr w:type="gramStart"/>
      <w:r>
        <w:rPr>
          <w:rFonts w:ascii="Times New Roman" w:hAnsi="Times New Roman" w:cs="Times New Roman"/>
          <w:b/>
          <w:bCs/>
          <w:sz w:val="28"/>
          <w:szCs w:val="28"/>
        </w:rPr>
        <w:t xml:space="preserve">8.0 </w:t>
      </w:r>
      <w:r w:rsidR="002E0D67" w:rsidRPr="004B6CDB">
        <w:rPr>
          <w:rFonts w:ascii="Times New Roman" w:hAnsi="Times New Roman" w:cs="Times New Roman"/>
          <w:b/>
          <w:bCs/>
          <w:sz w:val="28"/>
          <w:szCs w:val="28"/>
        </w:rPr>
        <w:t xml:space="preserve"> Consent</w:t>
      </w:r>
      <w:proofErr w:type="gramEnd"/>
      <w:r w:rsidR="002E0D67" w:rsidRPr="004B6CDB">
        <w:rPr>
          <w:rFonts w:ascii="Times New Roman" w:hAnsi="Times New Roman" w:cs="Times New Roman"/>
          <w:b/>
          <w:bCs/>
          <w:sz w:val="28"/>
          <w:szCs w:val="28"/>
        </w:rPr>
        <w:t xml:space="preserve"> Process</w:t>
      </w:r>
      <w:r w:rsidR="00232DA2">
        <w:rPr>
          <w:rFonts w:ascii="Times New Roman" w:hAnsi="Times New Roman" w:cs="Times New Roman"/>
          <w:b/>
          <w:bCs/>
          <w:sz w:val="28"/>
          <w:szCs w:val="28"/>
        </w:rPr>
        <w:t>:</w:t>
      </w:r>
    </w:p>
    <w:p w14:paraId="3B3BD89D" w14:textId="275CD67A" w:rsidR="009242C3" w:rsidRPr="00485678" w:rsidDel="00485678" w:rsidRDefault="009242C3" w:rsidP="00743C7E">
      <w:pPr>
        <w:autoSpaceDE w:val="0"/>
        <w:autoSpaceDN w:val="0"/>
        <w:adjustRightInd w:val="0"/>
        <w:spacing w:after="0" w:line="240" w:lineRule="auto"/>
        <w:rPr>
          <w:del w:id="148" w:author="Scott B Coughlin" w:date="2016-12-08T11:14:00Z"/>
          <w:rFonts w:ascii="Times New Roman" w:hAnsi="Times New Roman" w:cs="Times New Roman"/>
          <w:sz w:val="24"/>
          <w:szCs w:val="24"/>
        </w:rPr>
      </w:pPr>
      <w:del w:id="149" w:author="Scott B Coughlin" w:date="2016-12-08T11:14:00Z">
        <w:r w:rsidDel="00485678">
          <w:rPr>
            <w:rFonts w:ascii="Times New Roman" w:hAnsi="Times New Roman" w:cs="Times New Roman"/>
            <w:iCs/>
            <w:sz w:val="24"/>
            <w:szCs w:val="24"/>
          </w:rPr>
          <w:delText>The informed consent of all participants will take place when each participant creates an account on the Zooniverse website</w:delText>
        </w:r>
      </w:del>
      <w:del w:id="150" w:author="Scott B Coughlin" w:date="2016-10-19T11:46:00Z">
        <w:r w:rsidDel="00B62227">
          <w:rPr>
            <w:rFonts w:ascii="Times New Roman" w:hAnsi="Times New Roman" w:cs="Times New Roman"/>
            <w:iCs/>
            <w:sz w:val="24"/>
            <w:szCs w:val="24"/>
          </w:rPr>
          <w:delText xml:space="preserve"> to work in the </w:delText>
        </w:r>
        <w:r w:rsidR="004B5D1D" w:rsidDel="00B62227">
          <w:rPr>
            <w:rFonts w:ascii="Times New Roman" w:hAnsi="Times New Roman" w:cs="Times New Roman"/>
            <w:iCs/>
            <w:sz w:val="24"/>
            <w:szCs w:val="24"/>
          </w:rPr>
          <w:delText>Gravity-Spy</w:delText>
        </w:r>
        <w:r w:rsidDel="00B62227">
          <w:rPr>
            <w:rFonts w:ascii="Times New Roman" w:hAnsi="Times New Roman" w:cs="Times New Roman"/>
            <w:iCs/>
            <w:sz w:val="24"/>
            <w:szCs w:val="24"/>
          </w:rPr>
          <w:delText xml:space="preserve"> study.  Even if participants have already agreed to another Zooniverse-based project, they will be asked for their informed consent for this particular project (the </w:delText>
        </w:r>
        <w:r w:rsidR="004B5D1D" w:rsidDel="00B62227">
          <w:rPr>
            <w:rFonts w:ascii="Times New Roman" w:hAnsi="Times New Roman" w:cs="Times New Roman"/>
            <w:iCs/>
            <w:sz w:val="24"/>
            <w:szCs w:val="24"/>
          </w:rPr>
          <w:delText>Gravity-Spy project</w:delText>
        </w:r>
        <w:r w:rsidDel="00B62227">
          <w:rPr>
            <w:rFonts w:ascii="Times New Roman" w:hAnsi="Times New Roman" w:cs="Times New Roman"/>
            <w:iCs/>
            <w:sz w:val="24"/>
            <w:szCs w:val="24"/>
          </w:rPr>
          <w:delText xml:space="preserve">).  </w:delText>
        </w:r>
      </w:del>
    </w:p>
    <w:p w14:paraId="01F1E2C5" w14:textId="77777777" w:rsidR="009242C3" w:rsidRDefault="009242C3" w:rsidP="00743C7E">
      <w:pPr>
        <w:autoSpaceDE w:val="0"/>
        <w:autoSpaceDN w:val="0"/>
        <w:adjustRightInd w:val="0"/>
        <w:spacing w:after="0" w:line="240" w:lineRule="auto"/>
        <w:rPr>
          <w:rFonts w:ascii="Times New Roman" w:hAnsi="Times New Roman" w:cs="Times New Roman"/>
          <w:iCs/>
          <w:sz w:val="24"/>
          <w:szCs w:val="24"/>
        </w:rPr>
      </w:pPr>
    </w:p>
    <w:p w14:paraId="2B814DB8" w14:textId="3842FDEF" w:rsidR="006B6FDA" w:rsidRPr="006F6F43" w:rsidRDefault="006B6FDA" w:rsidP="006B6FDA">
      <w:pPr>
        <w:autoSpaceDE w:val="0"/>
        <w:autoSpaceDN w:val="0"/>
        <w:adjustRightInd w:val="0"/>
        <w:spacing w:after="0" w:line="240" w:lineRule="auto"/>
        <w:rPr>
          <w:ins w:id="151" w:author="Scott B Coughlin" w:date="2016-12-08T11:13:00Z"/>
          <w:rFonts w:ascii="Times New Roman" w:hAnsi="Times New Roman" w:cs="Times New Roman"/>
          <w:iCs/>
          <w:sz w:val="24"/>
          <w:szCs w:val="24"/>
        </w:rPr>
      </w:pPr>
      <w:ins w:id="152" w:author="Scott B Coughlin" w:date="2016-12-08T11:13:00Z">
        <w:r>
          <w:rPr>
            <w:rFonts w:ascii="Times New Roman" w:hAnsi="Times New Roman" w:cs="Times New Roman"/>
            <w:iCs/>
            <w:sz w:val="24"/>
            <w:szCs w:val="24"/>
          </w:rPr>
          <w:t>For the human research aspects of the project to be conducted in the latter half of year 2, an Informed Consent form is being developed by the Syracuse group and will be approved by their IRB and will comply with the Northwestern IRB standards for recruitment.</w:t>
        </w:r>
      </w:ins>
    </w:p>
    <w:p w14:paraId="7442A188" w14:textId="36AD256B" w:rsidR="009242C3" w:rsidRPr="009242C3" w:rsidDel="006B6FDA" w:rsidRDefault="009242C3" w:rsidP="00743C7E">
      <w:pPr>
        <w:autoSpaceDE w:val="0"/>
        <w:autoSpaceDN w:val="0"/>
        <w:adjustRightInd w:val="0"/>
        <w:spacing w:after="0" w:line="240" w:lineRule="auto"/>
        <w:rPr>
          <w:del w:id="153" w:author="Scott B Coughlin" w:date="2016-12-08T11:13:00Z"/>
          <w:rFonts w:ascii="Times New Roman" w:hAnsi="Times New Roman" w:cs="Times New Roman"/>
          <w:iCs/>
          <w:sz w:val="24"/>
          <w:szCs w:val="24"/>
        </w:rPr>
      </w:pPr>
      <w:del w:id="154" w:author="Scott B Coughlin" w:date="2016-10-19T11:47:00Z">
        <w:r w:rsidDel="00EB59F9">
          <w:rPr>
            <w:rFonts w:ascii="Times New Roman" w:hAnsi="Times New Roman" w:cs="Times New Roman"/>
            <w:iCs/>
            <w:sz w:val="24"/>
            <w:szCs w:val="24"/>
          </w:rPr>
          <w:delText xml:space="preserve">At present, when we are involved only in Year 1 of the study, we will not be </w:delText>
        </w:r>
        <w:r w:rsidR="00D33B9F" w:rsidDel="00EB59F9">
          <w:rPr>
            <w:rFonts w:ascii="Times New Roman" w:hAnsi="Times New Roman" w:cs="Times New Roman"/>
            <w:iCs/>
            <w:sz w:val="24"/>
            <w:szCs w:val="24"/>
          </w:rPr>
          <w:delText>working</w:delText>
        </w:r>
        <w:r w:rsidDel="00EB59F9">
          <w:rPr>
            <w:rFonts w:ascii="Times New Roman" w:hAnsi="Times New Roman" w:cs="Times New Roman"/>
            <w:iCs/>
            <w:sz w:val="24"/>
            <w:szCs w:val="24"/>
          </w:rPr>
          <w:delText xml:space="preserve"> with participants</w:delText>
        </w:r>
        <w:r w:rsidR="00D33B9F" w:rsidDel="00EB59F9">
          <w:rPr>
            <w:rFonts w:ascii="Times New Roman" w:hAnsi="Times New Roman" w:cs="Times New Roman"/>
            <w:iCs/>
            <w:sz w:val="24"/>
            <w:szCs w:val="24"/>
          </w:rPr>
          <w:delText xml:space="preserve"> in the </w:delText>
        </w:r>
        <w:r w:rsidR="004B5D1D" w:rsidDel="00EB59F9">
          <w:rPr>
            <w:rFonts w:ascii="Times New Roman" w:hAnsi="Times New Roman" w:cs="Times New Roman"/>
            <w:iCs/>
            <w:sz w:val="24"/>
            <w:szCs w:val="24"/>
          </w:rPr>
          <w:delText>Gravity-Spy</w:delText>
        </w:r>
        <w:r w:rsidR="00D33B9F" w:rsidDel="00EB59F9">
          <w:rPr>
            <w:rFonts w:ascii="Times New Roman" w:hAnsi="Times New Roman" w:cs="Times New Roman"/>
            <w:iCs/>
            <w:sz w:val="24"/>
            <w:szCs w:val="24"/>
          </w:rPr>
          <w:delText xml:space="preserve"> project</w:delText>
        </w:r>
        <w:r w:rsidDel="00EB59F9">
          <w:rPr>
            <w:rFonts w:ascii="Times New Roman" w:hAnsi="Times New Roman" w:cs="Times New Roman"/>
            <w:iCs/>
            <w:sz w:val="24"/>
            <w:szCs w:val="24"/>
          </w:rPr>
          <w:delText>; the informed consent notice will be developed as part of the first year work.</w:delText>
        </w:r>
      </w:del>
      <w:del w:id="155" w:author="Scott B Coughlin" w:date="2016-12-08T11:13:00Z">
        <w:r w:rsidDel="006B6FDA">
          <w:rPr>
            <w:rFonts w:ascii="Times New Roman" w:hAnsi="Times New Roman" w:cs="Times New Roman"/>
            <w:iCs/>
            <w:sz w:val="24"/>
            <w:szCs w:val="24"/>
          </w:rPr>
          <w:delText xml:space="preserve">  </w:delText>
        </w:r>
      </w:del>
    </w:p>
    <w:p w14:paraId="720B0982" w14:textId="77777777" w:rsidR="002E0D67" w:rsidRPr="004B6CDB" w:rsidRDefault="002E0D67" w:rsidP="002E0D67">
      <w:pPr>
        <w:pStyle w:val="ListParagraph"/>
        <w:autoSpaceDE w:val="0"/>
        <w:autoSpaceDN w:val="0"/>
        <w:adjustRightInd w:val="0"/>
        <w:spacing w:after="0" w:line="240" w:lineRule="auto"/>
        <w:ind w:left="1800"/>
        <w:rPr>
          <w:rFonts w:ascii="Times New Roman" w:hAnsi="Times New Roman" w:cs="Times New Roman"/>
          <w:iCs/>
          <w:sz w:val="24"/>
          <w:szCs w:val="24"/>
        </w:rPr>
      </w:pPr>
    </w:p>
    <w:p w14:paraId="4114FFA1" w14:textId="11607AEE" w:rsidR="00485678" w:rsidRPr="00A20D75" w:rsidRDefault="00AC611A" w:rsidP="00D33B9F">
      <w:pPr>
        <w:autoSpaceDE w:val="0"/>
        <w:autoSpaceDN w:val="0"/>
        <w:adjustRightInd w:val="0"/>
        <w:spacing w:after="0" w:line="240" w:lineRule="auto"/>
        <w:rPr>
          <w:rFonts w:ascii="Times New Roman" w:hAnsi="Times New Roman" w:cs="Times New Roman"/>
          <w:b/>
          <w:bCs/>
          <w:sz w:val="28"/>
          <w:szCs w:val="28"/>
          <w:rPrChange w:id="156" w:author="Scott B Coughlin" w:date="2016-12-14T09:49:00Z">
            <w:rPr>
              <w:rFonts w:ascii="Times New Roman" w:hAnsi="Times New Roman" w:cs="Times New Roman"/>
              <w:b/>
              <w:bCs/>
              <w:i/>
              <w:sz w:val="28"/>
              <w:szCs w:val="28"/>
            </w:rPr>
          </w:rPrChange>
        </w:rPr>
      </w:pPr>
      <w:r>
        <w:rPr>
          <w:rFonts w:ascii="Times New Roman" w:hAnsi="Times New Roman" w:cs="Times New Roman"/>
          <w:b/>
          <w:bCs/>
          <w:sz w:val="28"/>
          <w:szCs w:val="28"/>
        </w:rPr>
        <w:t>9</w:t>
      </w:r>
      <w:r w:rsidR="00DC5EAD">
        <w:rPr>
          <w:rFonts w:ascii="Times New Roman" w:hAnsi="Times New Roman" w:cs="Times New Roman"/>
          <w:b/>
          <w:bCs/>
          <w:sz w:val="28"/>
          <w:szCs w:val="28"/>
        </w:rPr>
        <w:t xml:space="preserve">.0 </w:t>
      </w:r>
      <w:r w:rsidR="002E0D67" w:rsidRPr="004B6CDB">
        <w:rPr>
          <w:rFonts w:ascii="Times New Roman" w:hAnsi="Times New Roman" w:cs="Times New Roman"/>
          <w:b/>
          <w:bCs/>
          <w:sz w:val="28"/>
          <w:szCs w:val="28"/>
        </w:rPr>
        <w:t xml:space="preserve"> Process to Document Consent</w:t>
      </w:r>
      <w:r w:rsidR="00336A66">
        <w:rPr>
          <w:rFonts w:ascii="Times New Roman" w:hAnsi="Times New Roman" w:cs="Times New Roman"/>
          <w:b/>
          <w:bCs/>
          <w:sz w:val="28"/>
          <w:szCs w:val="28"/>
        </w:rPr>
        <w:t xml:space="preserve">: </w:t>
      </w:r>
      <w:bookmarkStart w:id="157" w:name="_GoBack"/>
      <w:bookmarkEnd w:id="157"/>
    </w:p>
    <w:p w14:paraId="2EEA705A" w14:textId="3B8C1352" w:rsidR="00485678" w:rsidRPr="006F6F43" w:rsidRDefault="00485678" w:rsidP="00485678">
      <w:pPr>
        <w:autoSpaceDE w:val="0"/>
        <w:autoSpaceDN w:val="0"/>
        <w:adjustRightInd w:val="0"/>
        <w:spacing w:after="0" w:line="240" w:lineRule="auto"/>
        <w:rPr>
          <w:ins w:id="158" w:author="Scott B Coughlin" w:date="2016-12-08T11:14:00Z"/>
          <w:rFonts w:ascii="Times New Roman" w:hAnsi="Times New Roman" w:cs="Times New Roman"/>
          <w:iCs/>
          <w:sz w:val="24"/>
          <w:szCs w:val="24"/>
        </w:rPr>
      </w:pPr>
      <w:ins w:id="159" w:author="Scott B Coughlin" w:date="2016-12-08T11:14:00Z">
        <w:r>
          <w:rPr>
            <w:rFonts w:ascii="Times New Roman" w:hAnsi="Times New Roman" w:cs="Times New Roman"/>
            <w:iCs/>
            <w:sz w:val="24"/>
            <w:szCs w:val="24"/>
          </w:rPr>
          <w:t>For the human research aspects of the project to be conducted in the latter half of year 2,</w:t>
        </w:r>
      </w:ins>
      <w:ins w:id="160" w:author="Scott B Coughlin" w:date="2016-12-08T11:15:00Z">
        <w:r>
          <w:rPr>
            <w:rFonts w:ascii="Times New Roman" w:hAnsi="Times New Roman" w:cs="Times New Roman"/>
            <w:iCs/>
            <w:sz w:val="24"/>
            <w:szCs w:val="24"/>
          </w:rPr>
          <w:t xml:space="preserve"> a procedure to document consent </w:t>
        </w:r>
      </w:ins>
      <w:ins w:id="161" w:author="Scott B Coughlin" w:date="2016-12-08T11:14:00Z">
        <w:r>
          <w:rPr>
            <w:rFonts w:ascii="Times New Roman" w:hAnsi="Times New Roman" w:cs="Times New Roman"/>
            <w:iCs/>
            <w:sz w:val="24"/>
            <w:szCs w:val="24"/>
          </w:rPr>
          <w:t xml:space="preserve">is </w:t>
        </w:r>
      </w:ins>
      <w:ins w:id="162" w:author="Scott B Coughlin" w:date="2016-12-08T11:15:00Z">
        <w:r>
          <w:rPr>
            <w:rFonts w:ascii="Times New Roman" w:hAnsi="Times New Roman" w:cs="Times New Roman"/>
            <w:iCs/>
            <w:sz w:val="24"/>
            <w:szCs w:val="24"/>
          </w:rPr>
          <w:t>being developed</w:t>
        </w:r>
      </w:ins>
      <w:ins w:id="163" w:author="Scott B Coughlin" w:date="2016-12-08T11:14:00Z">
        <w:r>
          <w:rPr>
            <w:rFonts w:ascii="Times New Roman" w:hAnsi="Times New Roman" w:cs="Times New Roman"/>
            <w:iCs/>
            <w:sz w:val="24"/>
            <w:szCs w:val="24"/>
          </w:rPr>
          <w:t xml:space="preserve"> by the Syracuse group and will be approved by their IRB and will comply with the Northwestern IRB standards for recruitment.</w:t>
        </w:r>
      </w:ins>
    </w:p>
    <w:p w14:paraId="7F6A02A6" w14:textId="0A9FC8E3" w:rsidR="009242C3" w:rsidRPr="00D33B9F" w:rsidDel="00485678" w:rsidRDefault="00E666B0" w:rsidP="00D33B9F">
      <w:pPr>
        <w:autoSpaceDE w:val="0"/>
        <w:autoSpaceDN w:val="0"/>
        <w:adjustRightInd w:val="0"/>
        <w:spacing w:after="0" w:line="240" w:lineRule="auto"/>
        <w:rPr>
          <w:del w:id="164" w:author="Scott B Coughlin" w:date="2016-12-08T11:14:00Z"/>
          <w:rFonts w:ascii="Times New Roman" w:hAnsi="Times New Roman" w:cs="Times New Roman"/>
          <w:b/>
          <w:bCs/>
          <w:i/>
          <w:sz w:val="28"/>
          <w:szCs w:val="28"/>
        </w:rPr>
      </w:pPr>
      <w:del w:id="165" w:author="Scott B Coughlin" w:date="2016-10-19T11:52:00Z">
        <w:r w:rsidDel="00F246CB">
          <w:rPr>
            <w:rFonts w:ascii="Times New Roman" w:hAnsi="Times New Roman" w:cs="Times New Roman"/>
            <w:iCs/>
            <w:sz w:val="24"/>
            <w:szCs w:val="24"/>
          </w:rPr>
          <w:delText>S</w:delText>
        </w:r>
        <w:r w:rsidR="009242C3" w:rsidDel="00F246CB">
          <w:rPr>
            <w:rFonts w:ascii="Times New Roman" w:hAnsi="Times New Roman" w:cs="Times New Roman"/>
            <w:iCs/>
            <w:sz w:val="24"/>
            <w:szCs w:val="24"/>
          </w:rPr>
          <w:delText>ince</w:delText>
        </w:r>
        <w:r w:rsidDel="00F246CB">
          <w:rPr>
            <w:rFonts w:ascii="Times New Roman" w:hAnsi="Times New Roman" w:cs="Times New Roman"/>
            <w:iCs/>
            <w:sz w:val="24"/>
            <w:szCs w:val="24"/>
          </w:rPr>
          <w:delText>, in Year 1 of the study</w:delText>
        </w:r>
        <w:r w:rsidR="00D33B9F" w:rsidDel="00F246CB">
          <w:rPr>
            <w:rFonts w:ascii="Times New Roman" w:hAnsi="Times New Roman" w:cs="Times New Roman"/>
            <w:iCs/>
            <w:sz w:val="24"/>
            <w:szCs w:val="24"/>
          </w:rPr>
          <w:delText>,</w:delText>
        </w:r>
        <w:r w:rsidR="009242C3" w:rsidDel="00F246CB">
          <w:rPr>
            <w:rFonts w:ascii="Times New Roman" w:hAnsi="Times New Roman" w:cs="Times New Roman"/>
            <w:iCs/>
            <w:sz w:val="24"/>
            <w:szCs w:val="24"/>
          </w:rPr>
          <w:delText xml:space="preserve"> we will not be working with participants, we will develop these procedures in Year 1, and document the entire procedure for Year 2</w:delText>
        </w:r>
        <w:r w:rsidR="00A31C83" w:rsidDel="00F246CB">
          <w:rPr>
            <w:rFonts w:ascii="Times New Roman" w:hAnsi="Times New Roman" w:cs="Times New Roman"/>
            <w:iCs/>
            <w:sz w:val="24"/>
            <w:szCs w:val="24"/>
          </w:rPr>
          <w:delText xml:space="preserve">, starting </w:delText>
        </w:r>
        <w:r w:rsidR="00E63DF3" w:rsidDel="00F246CB">
          <w:rPr>
            <w:rFonts w:ascii="Times New Roman" w:hAnsi="Times New Roman" w:cs="Times New Roman"/>
            <w:iCs/>
            <w:sz w:val="24"/>
            <w:szCs w:val="24"/>
          </w:rPr>
          <w:delText>October</w:delText>
        </w:r>
        <w:r w:rsidR="00A31C83" w:rsidDel="00F246CB">
          <w:rPr>
            <w:rFonts w:ascii="Times New Roman" w:hAnsi="Times New Roman" w:cs="Times New Roman"/>
            <w:iCs/>
            <w:sz w:val="24"/>
            <w:szCs w:val="24"/>
          </w:rPr>
          <w:delText xml:space="preserve"> 1</w:delText>
        </w:r>
        <w:r w:rsidR="00A31C83" w:rsidRPr="009C5C9C" w:rsidDel="00F246CB">
          <w:rPr>
            <w:rFonts w:ascii="Times New Roman" w:hAnsi="Times New Roman" w:cs="Times New Roman"/>
            <w:iCs/>
            <w:sz w:val="24"/>
            <w:szCs w:val="24"/>
            <w:vertAlign w:val="superscript"/>
          </w:rPr>
          <w:delText>st</w:delText>
        </w:r>
        <w:r w:rsidR="00A31C83" w:rsidDel="00F246CB">
          <w:rPr>
            <w:rFonts w:ascii="Times New Roman" w:hAnsi="Times New Roman" w:cs="Times New Roman"/>
            <w:iCs/>
            <w:sz w:val="24"/>
            <w:szCs w:val="24"/>
          </w:rPr>
          <w:delText xml:space="preserve"> 2016, </w:delText>
        </w:r>
        <w:r w:rsidR="009242C3" w:rsidDel="00F246CB">
          <w:rPr>
            <w:rFonts w:ascii="Times New Roman" w:hAnsi="Times New Roman" w:cs="Times New Roman"/>
            <w:iCs/>
            <w:sz w:val="24"/>
            <w:szCs w:val="24"/>
          </w:rPr>
          <w:delText>of this multi-step project.</w:delText>
        </w:r>
      </w:del>
    </w:p>
    <w:p w14:paraId="2EEAB46D" w14:textId="77777777" w:rsidR="009F0D80" w:rsidRPr="009F0D80" w:rsidRDefault="009F0D80" w:rsidP="009F0D80">
      <w:pPr>
        <w:pStyle w:val="ListParagraph"/>
        <w:autoSpaceDE w:val="0"/>
        <w:autoSpaceDN w:val="0"/>
        <w:adjustRightInd w:val="0"/>
        <w:spacing w:after="0" w:line="240" w:lineRule="auto"/>
        <w:rPr>
          <w:rFonts w:ascii="Times New Roman" w:hAnsi="Times New Roman" w:cs="Times New Roman"/>
          <w:iCs/>
          <w:sz w:val="24"/>
          <w:szCs w:val="24"/>
        </w:rPr>
      </w:pPr>
    </w:p>
    <w:p w14:paraId="5D2262A0"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proofErr w:type="gramStart"/>
      <w:r w:rsidRPr="004B6CDB">
        <w:rPr>
          <w:rFonts w:ascii="Times New Roman" w:hAnsi="Times New Roman" w:cs="Times New Roman"/>
          <w:b/>
          <w:bCs/>
          <w:sz w:val="28"/>
          <w:szCs w:val="28"/>
        </w:rPr>
        <w:t>1</w:t>
      </w:r>
      <w:r>
        <w:rPr>
          <w:rFonts w:ascii="Times New Roman" w:hAnsi="Times New Roman" w:cs="Times New Roman"/>
          <w:b/>
          <w:bCs/>
          <w:sz w:val="28"/>
          <w:szCs w:val="28"/>
        </w:rPr>
        <w:t>0</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Risks</w:t>
      </w:r>
      <w:proofErr w:type="gramEnd"/>
      <w:r w:rsidRPr="004B6CDB">
        <w:rPr>
          <w:rFonts w:ascii="Times New Roman" w:hAnsi="Times New Roman" w:cs="Times New Roman"/>
          <w:b/>
          <w:bCs/>
          <w:sz w:val="28"/>
          <w:szCs w:val="28"/>
        </w:rPr>
        <w:t xml:space="preserve"> to </w:t>
      </w:r>
      <w:r w:rsidR="00DA1BDC">
        <w:rPr>
          <w:rFonts w:ascii="Times New Roman" w:hAnsi="Times New Roman" w:cs="Times New Roman"/>
          <w:b/>
          <w:bCs/>
          <w:sz w:val="28"/>
          <w:szCs w:val="28"/>
        </w:rPr>
        <w:t>Participant</w:t>
      </w:r>
      <w:r w:rsidR="00D014A6">
        <w:rPr>
          <w:rFonts w:ascii="Times New Roman" w:hAnsi="Times New Roman" w:cs="Times New Roman"/>
          <w:b/>
          <w:bCs/>
          <w:sz w:val="28"/>
          <w:szCs w:val="28"/>
        </w:rPr>
        <w:t>s:</w:t>
      </w:r>
    </w:p>
    <w:p w14:paraId="1D32BFAF" w14:textId="03326A89"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 xml:space="preserve">This research will not expose the human participants to risks, discomforts, hazards, or inconveniences beyond those encountered in daily life.  Participants </w:t>
      </w:r>
      <w:proofErr w:type="gramStart"/>
      <w:r>
        <w:rPr>
          <w:rFonts w:ascii="Times New Roman" w:hAnsi="Times New Roman" w:cs="Times New Roman"/>
          <w:iCs/>
          <w:sz w:val="24"/>
          <w:szCs w:val="24"/>
        </w:rPr>
        <w:t>are able to</w:t>
      </w:r>
      <w:proofErr w:type="gramEnd"/>
      <w:r>
        <w:rPr>
          <w:rFonts w:ascii="Times New Roman" w:hAnsi="Times New Roman" w:cs="Times New Roman"/>
          <w:iCs/>
          <w:sz w:val="24"/>
          <w:szCs w:val="24"/>
        </w:rPr>
        <w:t xml:space="preserve"> withdraw at any time without penalty, at their own request: they can simply discontinue their use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system.  The contributions of any participant who has withdrawn from </w:t>
      </w:r>
      <w:r w:rsidR="005B4E6B">
        <w:rPr>
          <w:rFonts w:ascii="Times New Roman" w:hAnsi="Times New Roman" w:cs="Times New Roman"/>
          <w:iCs/>
          <w:sz w:val="24"/>
          <w:szCs w:val="24"/>
        </w:rPr>
        <w:t xml:space="preserve">the </w:t>
      </w:r>
      <w:r w:rsidR="004B5D1D">
        <w:rPr>
          <w:rFonts w:ascii="Times New Roman" w:hAnsi="Times New Roman" w:cs="Times New Roman"/>
          <w:iCs/>
          <w:sz w:val="24"/>
          <w:szCs w:val="24"/>
        </w:rPr>
        <w:t>Gravity-Spy</w:t>
      </w:r>
      <w:r w:rsidR="007D6137">
        <w:rPr>
          <w:rFonts w:ascii="Times New Roman" w:hAnsi="Times New Roman" w:cs="Times New Roman"/>
          <w:iCs/>
          <w:sz w:val="24"/>
          <w:szCs w:val="24"/>
        </w:rPr>
        <w:t xml:space="preserve"> program are generally used after their departure; however, in the Privacy Policy that each user receives, they are asked to contact the </w:t>
      </w:r>
      <w:proofErr w:type="spellStart"/>
      <w:r w:rsidR="007D6137">
        <w:rPr>
          <w:rFonts w:ascii="Times New Roman" w:hAnsi="Times New Roman" w:cs="Times New Roman"/>
          <w:iCs/>
          <w:sz w:val="24"/>
          <w:szCs w:val="24"/>
        </w:rPr>
        <w:t>Zooniverse</w:t>
      </w:r>
      <w:proofErr w:type="spellEnd"/>
      <w:r w:rsidR="007D6137">
        <w:rPr>
          <w:rFonts w:ascii="Times New Roman" w:hAnsi="Times New Roman" w:cs="Times New Roman"/>
          <w:iCs/>
          <w:sz w:val="24"/>
          <w:szCs w:val="24"/>
        </w:rPr>
        <w:t xml:space="preserve"> team if they have </w:t>
      </w:r>
      <w:proofErr w:type="gramStart"/>
      <w:r w:rsidR="007D6137">
        <w:rPr>
          <w:rFonts w:ascii="Times New Roman" w:hAnsi="Times New Roman" w:cs="Times New Roman"/>
          <w:iCs/>
          <w:sz w:val="24"/>
          <w:szCs w:val="24"/>
        </w:rPr>
        <w:t>particular concerns</w:t>
      </w:r>
      <w:proofErr w:type="gramEnd"/>
      <w:r w:rsidR="007D6137">
        <w:rPr>
          <w:rFonts w:ascii="Times New Roman" w:hAnsi="Times New Roman" w:cs="Times New Roman"/>
          <w:iCs/>
          <w:sz w:val="24"/>
          <w:szCs w:val="24"/>
        </w:rPr>
        <w:t xml:space="preserve"> about their</w:t>
      </w:r>
      <w:r w:rsidR="00277ECE">
        <w:rPr>
          <w:rFonts w:ascii="Times New Roman" w:hAnsi="Times New Roman" w:cs="Times New Roman"/>
          <w:iCs/>
          <w:sz w:val="24"/>
          <w:szCs w:val="24"/>
        </w:rPr>
        <w:t xml:space="preserve"> data.</w:t>
      </w:r>
    </w:p>
    <w:p w14:paraId="38E00516" w14:textId="77777777" w:rsidR="00B710E7" w:rsidRPr="004B6CDB" w:rsidRDefault="00B710E7" w:rsidP="00B710E7">
      <w:pPr>
        <w:autoSpaceDE w:val="0"/>
        <w:autoSpaceDN w:val="0"/>
        <w:adjustRightInd w:val="0"/>
        <w:spacing w:after="0" w:line="240" w:lineRule="auto"/>
        <w:rPr>
          <w:rFonts w:ascii="Times New Roman" w:hAnsi="Times New Roman" w:cs="Times New Roman"/>
          <w:iCs/>
          <w:sz w:val="24"/>
          <w:szCs w:val="24"/>
        </w:rPr>
      </w:pPr>
    </w:p>
    <w:p w14:paraId="719DC368"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proofErr w:type="gramStart"/>
      <w:r w:rsidRPr="004B6CDB">
        <w:rPr>
          <w:rFonts w:ascii="Times New Roman" w:hAnsi="Times New Roman" w:cs="Times New Roman"/>
          <w:b/>
          <w:bCs/>
          <w:sz w:val="28"/>
          <w:szCs w:val="28"/>
        </w:rPr>
        <w:t>1</w:t>
      </w:r>
      <w:r>
        <w:rPr>
          <w:rFonts w:ascii="Times New Roman" w:hAnsi="Times New Roman" w:cs="Times New Roman"/>
          <w:b/>
          <w:bCs/>
          <w:sz w:val="28"/>
          <w:szCs w:val="28"/>
        </w:rPr>
        <w:t>1</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Potential</w:t>
      </w:r>
      <w:proofErr w:type="gramEnd"/>
      <w:r w:rsidRPr="004B6CDB">
        <w:rPr>
          <w:rFonts w:ascii="Times New Roman" w:hAnsi="Times New Roman" w:cs="Times New Roman"/>
          <w:b/>
          <w:bCs/>
          <w:sz w:val="28"/>
          <w:szCs w:val="28"/>
        </w:rPr>
        <w:t xml:space="preserve"> Benefits to </w:t>
      </w:r>
      <w:r w:rsidR="00DA1BDC">
        <w:rPr>
          <w:rFonts w:ascii="Times New Roman" w:hAnsi="Times New Roman" w:cs="Times New Roman"/>
          <w:b/>
          <w:bCs/>
          <w:sz w:val="28"/>
          <w:szCs w:val="28"/>
        </w:rPr>
        <w:t>Participant</w:t>
      </w:r>
      <w:r w:rsidRPr="004B6CDB">
        <w:rPr>
          <w:rFonts w:ascii="Times New Roman" w:hAnsi="Times New Roman" w:cs="Times New Roman"/>
          <w:b/>
          <w:bCs/>
          <w:sz w:val="28"/>
          <w:szCs w:val="28"/>
        </w:rPr>
        <w:t>s</w:t>
      </w:r>
      <w:r w:rsidR="002D6CAB">
        <w:rPr>
          <w:rFonts w:ascii="Times New Roman" w:hAnsi="Times New Roman" w:cs="Times New Roman"/>
          <w:b/>
          <w:bCs/>
          <w:sz w:val="28"/>
          <w:szCs w:val="28"/>
        </w:rPr>
        <w:t>:</w:t>
      </w:r>
      <w:r w:rsidR="00C143A3">
        <w:rPr>
          <w:rFonts w:ascii="Times New Roman" w:hAnsi="Times New Roman" w:cs="Times New Roman"/>
          <w:b/>
          <w:bCs/>
          <w:sz w:val="28"/>
          <w:szCs w:val="28"/>
        </w:rPr>
        <w:t xml:space="preserve"> </w:t>
      </w:r>
    </w:p>
    <w:p w14:paraId="2D04360F" w14:textId="402DBE98"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sidRPr="009242C3">
        <w:rPr>
          <w:rFonts w:ascii="Times New Roman" w:hAnsi="Times New Roman" w:cs="Times New Roman"/>
          <w:iCs/>
          <w:sz w:val="24"/>
          <w:szCs w:val="24"/>
        </w:rPr>
        <w:t xml:space="preserve">Citizen Scientists </w:t>
      </w:r>
      <w:r w:rsidR="00582BD5">
        <w:rPr>
          <w:rFonts w:ascii="Times New Roman" w:hAnsi="Times New Roman" w:cs="Times New Roman"/>
          <w:iCs/>
          <w:sz w:val="24"/>
          <w:szCs w:val="24"/>
        </w:rPr>
        <w:t>taking</w:t>
      </w:r>
      <w:r w:rsidRPr="009242C3">
        <w:rPr>
          <w:rFonts w:ascii="Times New Roman" w:hAnsi="Times New Roman" w:cs="Times New Roman"/>
          <w:iCs/>
          <w:sz w:val="24"/>
          <w:szCs w:val="24"/>
        </w:rPr>
        <w:t xml:space="preserve"> part in this program </w:t>
      </w:r>
      <w:r>
        <w:rPr>
          <w:rFonts w:ascii="Times New Roman" w:hAnsi="Times New Roman" w:cs="Times New Roman"/>
          <w:iCs/>
          <w:sz w:val="24"/>
          <w:szCs w:val="24"/>
        </w:rPr>
        <w:t xml:space="preserve">will gain </w:t>
      </w:r>
      <w:r w:rsidR="007D6137">
        <w:rPr>
          <w:rFonts w:ascii="Times New Roman" w:hAnsi="Times New Roman" w:cs="Times New Roman"/>
          <w:iCs/>
          <w:sz w:val="24"/>
          <w:szCs w:val="24"/>
        </w:rPr>
        <w:t>experience</w:t>
      </w:r>
      <w:r>
        <w:rPr>
          <w:rFonts w:ascii="Times New Roman" w:hAnsi="Times New Roman" w:cs="Times New Roman"/>
          <w:iCs/>
          <w:sz w:val="24"/>
          <w:szCs w:val="24"/>
        </w:rPr>
        <w:t xml:space="preserve"> in the </w:t>
      </w:r>
      <w:r w:rsidR="007D6137">
        <w:rPr>
          <w:rFonts w:ascii="Times New Roman" w:hAnsi="Times New Roman" w:cs="Times New Roman"/>
          <w:iCs/>
          <w:sz w:val="24"/>
          <w:szCs w:val="24"/>
        </w:rPr>
        <w:t xml:space="preserve">discovery process of modern data-intensive science, and will be part of the discovery process of the </w:t>
      </w:r>
      <w:proofErr w:type="spellStart"/>
      <w:r w:rsidR="007D6137">
        <w:rPr>
          <w:rFonts w:ascii="Times New Roman" w:hAnsi="Times New Roman" w:cs="Times New Roman"/>
          <w:iCs/>
          <w:sz w:val="24"/>
          <w:szCs w:val="24"/>
        </w:rPr>
        <w:t>aLIGO</w:t>
      </w:r>
      <w:proofErr w:type="spellEnd"/>
      <w:r w:rsidR="007D6137">
        <w:rPr>
          <w:rFonts w:ascii="Times New Roman" w:hAnsi="Times New Roman" w:cs="Times New Roman"/>
          <w:iCs/>
          <w:sz w:val="24"/>
          <w:szCs w:val="24"/>
        </w:rPr>
        <w:t xml:space="preserve"> detector. </w:t>
      </w:r>
      <w:r w:rsidRPr="009242C3">
        <w:rPr>
          <w:rFonts w:ascii="Times New Roman" w:hAnsi="Times New Roman" w:cs="Times New Roman"/>
          <w:iCs/>
          <w:sz w:val="24"/>
          <w:szCs w:val="24"/>
        </w:rPr>
        <w:t xml:space="preserve"> </w:t>
      </w:r>
      <w:r w:rsidR="007D6137">
        <w:rPr>
          <w:rFonts w:ascii="Times New Roman" w:hAnsi="Times New Roman" w:cs="Times New Roman"/>
          <w:iCs/>
          <w:sz w:val="24"/>
          <w:szCs w:val="24"/>
        </w:rPr>
        <w:t>Participants who supply their real name will be publically thanked in presentations and publications.</w:t>
      </w:r>
    </w:p>
    <w:p w14:paraId="7DE853D6" w14:textId="77777777" w:rsidR="00D22929" w:rsidRDefault="00D22929" w:rsidP="00D22929">
      <w:pPr>
        <w:autoSpaceDE w:val="0"/>
        <w:autoSpaceDN w:val="0"/>
        <w:adjustRightInd w:val="0"/>
        <w:spacing w:after="0" w:line="240" w:lineRule="auto"/>
        <w:rPr>
          <w:rFonts w:ascii="Times New Roman" w:hAnsi="Times New Roman" w:cs="Times New Roman"/>
          <w:b/>
          <w:bCs/>
          <w:sz w:val="28"/>
          <w:szCs w:val="28"/>
        </w:rPr>
      </w:pPr>
    </w:p>
    <w:p w14:paraId="4A7CD464" w14:textId="77777777" w:rsidR="00D014A6" w:rsidRDefault="00D22929" w:rsidP="00D014A6">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 xml:space="preserve">12.0 </w:t>
      </w:r>
      <w:r w:rsidRPr="004B6CDB">
        <w:rPr>
          <w:rFonts w:ascii="Times New Roman" w:hAnsi="Times New Roman" w:cs="Times New Roman"/>
          <w:b/>
          <w:bCs/>
          <w:sz w:val="28"/>
          <w:szCs w:val="28"/>
        </w:rPr>
        <w:t xml:space="preserve"> </w:t>
      </w:r>
      <w:r>
        <w:rPr>
          <w:rFonts w:ascii="Times New Roman" w:hAnsi="Times New Roman" w:cs="Times New Roman"/>
          <w:b/>
          <w:bCs/>
          <w:sz w:val="28"/>
          <w:szCs w:val="28"/>
        </w:rPr>
        <w:t>Financial</w:t>
      </w:r>
      <w:proofErr w:type="gramEnd"/>
      <w:r>
        <w:rPr>
          <w:rFonts w:ascii="Times New Roman" w:hAnsi="Times New Roman" w:cs="Times New Roman"/>
          <w:b/>
          <w:bCs/>
          <w:sz w:val="28"/>
          <w:szCs w:val="28"/>
        </w:rPr>
        <w:t xml:space="preserve"> </w:t>
      </w:r>
      <w:r w:rsidRPr="004B6CDB">
        <w:rPr>
          <w:rFonts w:ascii="Times New Roman" w:hAnsi="Times New Roman" w:cs="Times New Roman"/>
          <w:b/>
          <w:bCs/>
          <w:sz w:val="28"/>
          <w:szCs w:val="28"/>
        </w:rPr>
        <w:t>Compensation</w:t>
      </w:r>
      <w:r>
        <w:rPr>
          <w:rFonts w:ascii="Times New Roman" w:hAnsi="Times New Roman" w:cs="Times New Roman"/>
          <w:b/>
          <w:bCs/>
          <w:sz w:val="28"/>
          <w:szCs w:val="28"/>
        </w:rPr>
        <w:t>:</w:t>
      </w:r>
    </w:p>
    <w:p w14:paraId="129C067D" w14:textId="31ECEA34" w:rsidR="007D6137" w:rsidRPr="00D014A6" w:rsidRDefault="007D6137"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There is no financial compensation for participants.</w:t>
      </w:r>
    </w:p>
    <w:p w14:paraId="7CFD5275" w14:textId="77777777" w:rsidR="00D22929" w:rsidRPr="004B6CDB" w:rsidRDefault="00D22929" w:rsidP="00D22929">
      <w:pPr>
        <w:autoSpaceDE w:val="0"/>
        <w:autoSpaceDN w:val="0"/>
        <w:adjustRightInd w:val="0"/>
        <w:spacing w:after="0" w:line="240" w:lineRule="auto"/>
        <w:rPr>
          <w:rFonts w:ascii="Times New Roman" w:hAnsi="Times New Roman" w:cs="Times New Roman"/>
          <w:iCs/>
          <w:sz w:val="24"/>
          <w:szCs w:val="24"/>
        </w:rPr>
      </w:pPr>
    </w:p>
    <w:p w14:paraId="2E94E193" w14:textId="73BAA75C" w:rsidR="00A80C1D" w:rsidRPr="006E3690" w:rsidRDefault="00A80C1D" w:rsidP="00A80C1D">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1</w:t>
      </w:r>
      <w:r w:rsidR="00D22929">
        <w:rPr>
          <w:rFonts w:ascii="Times New Roman" w:hAnsi="Times New Roman" w:cs="Times New Roman"/>
          <w:b/>
          <w:bCs/>
          <w:sz w:val="28"/>
          <w:szCs w:val="28"/>
        </w:rPr>
        <w:t>3</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Provisions</w:t>
      </w:r>
      <w:proofErr w:type="gramEnd"/>
      <w:r w:rsidRPr="006E3690">
        <w:rPr>
          <w:rFonts w:ascii="Times New Roman" w:hAnsi="Times New Roman" w:cs="Times New Roman"/>
          <w:b/>
          <w:bCs/>
          <w:sz w:val="28"/>
          <w:szCs w:val="28"/>
        </w:rPr>
        <w:t xml:space="preserve"> to Protect the Privacy Interests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6960652A" w14:textId="2C6A2F60" w:rsidR="007D6137" w:rsidRDefault="005B4E6B" w:rsidP="00743C7E">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As part of joining the </w:t>
      </w:r>
      <w:r w:rsidR="004B5D1D">
        <w:rPr>
          <w:rFonts w:ascii="Times New Roman" w:hAnsi="Times New Roman" w:cs="Times New Roman"/>
          <w:bCs/>
          <w:iCs/>
          <w:sz w:val="24"/>
          <w:szCs w:val="24"/>
        </w:rPr>
        <w:t>Gravity-Spy</w:t>
      </w:r>
      <w:r w:rsidR="007D6137">
        <w:rPr>
          <w:rFonts w:ascii="Times New Roman" w:hAnsi="Times New Roman" w:cs="Times New Roman"/>
          <w:bCs/>
          <w:iCs/>
          <w:sz w:val="24"/>
          <w:szCs w:val="24"/>
        </w:rPr>
        <w:t xml:space="preserve"> program, users will be presented with a Privacy Policy that describes how the steps that will be taken to protect their privacy.  As mentioned above, the </w:t>
      </w:r>
      <w:proofErr w:type="spellStart"/>
      <w:r w:rsidR="007D6137">
        <w:rPr>
          <w:rFonts w:ascii="Times New Roman" w:hAnsi="Times New Roman" w:cs="Times New Roman"/>
          <w:bCs/>
          <w:iCs/>
          <w:sz w:val="24"/>
          <w:szCs w:val="24"/>
        </w:rPr>
        <w:t>Zooniverse</w:t>
      </w:r>
      <w:proofErr w:type="spellEnd"/>
      <w:r w:rsidR="007D6137">
        <w:rPr>
          <w:rFonts w:ascii="Times New Roman" w:hAnsi="Times New Roman" w:cs="Times New Roman"/>
          <w:bCs/>
          <w:iCs/>
          <w:sz w:val="24"/>
          <w:szCs w:val="24"/>
        </w:rPr>
        <w:t xml:space="preserve"> project operates in </w:t>
      </w:r>
      <w:r w:rsidR="007D6137" w:rsidRPr="007D6137">
        <w:rPr>
          <w:rFonts w:ascii="Times New Roman" w:hAnsi="Times New Roman" w:cs="Times New Roman"/>
          <w:bCs/>
          <w:iCs/>
          <w:sz w:val="24"/>
          <w:szCs w:val="24"/>
        </w:rPr>
        <w:t>accordance with the United Kingdom Data Protection Act 1998 and the Freedom of Information Act 2000, as well as with United States regulations regarding protection of human subjects in research.</w:t>
      </w:r>
      <w:r w:rsidR="007D6137">
        <w:rPr>
          <w:rFonts w:ascii="Times New Roman" w:hAnsi="Times New Roman" w:cs="Times New Roman"/>
          <w:bCs/>
          <w:iCs/>
          <w:sz w:val="24"/>
          <w:szCs w:val="24"/>
        </w:rPr>
        <w:t xml:space="preserve">  That data is stored and handled by Amazon Web Services, which is a participant in the “Safe Harbor” program developed by the USA Department of Commerce and the European Union (EU).  Amazon has certified that it adheres to the Safe Harbor Privacy Principles agreed upon by the USA and the EU.</w:t>
      </w:r>
    </w:p>
    <w:p w14:paraId="4F145B1C" w14:textId="77777777" w:rsidR="007D6137" w:rsidRDefault="007D6137" w:rsidP="00743C7E">
      <w:pPr>
        <w:autoSpaceDE w:val="0"/>
        <w:autoSpaceDN w:val="0"/>
        <w:adjustRightInd w:val="0"/>
        <w:spacing w:after="0" w:line="240" w:lineRule="auto"/>
        <w:rPr>
          <w:rFonts w:ascii="Times New Roman" w:hAnsi="Times New Roman" w:cs="Times New Roman"/>
          <w:bCs/>
          <w:iCs/>
          <w:sz w:val="24"/>
          <w:szCs w:val="24"/>
        </w:rPr>
      </w:pPr>
    </w:p>
    <w:p w14:paraId="75E8C036" w14:textId="2B302821" w:rsidR="00743C7E" w:rsidRDefault="00743C7E" w:rsidP="00D014A6">
      <w:pPr>
        <w:spacing w:after="0" w:line="240" w:lineRule="auto"/>
        <w:rPr>
          <w:ins w:id="166" w:author="Scott B Coughlin" w:date="2016-10-19T11:55:00Z"/>
          <w:rFonts w:ascii="Times New Roman" w:hAnsi="Times New Roman" w:cs="Times New Roman"/>
          <w:bCs/>
          <w:iCs/>
          <w:sz w:val="24"/>
          <w:szCs w:val="24"/>
        </w:rPr>
      </w:pPr>
      <w:r w:rsidRPr="00743C7E">
        <w:rPr>
          <w:rFonts w:ascii="Times New Roman" w:hAnsi="Times New Roman" w:cs="Times New Roman"/>
          <w:bCs/>
          <w:iCs/>
          <w:sz w:val="24"/>
          <w:szCs w:val="24"/>
        </w:rPr>
        <w:t>Members of the research teams are made aware of our privacy policy and practices by reviewing this statement upon joini</w:t>
      </w:r>
      <w:r w:rsidR="00087ABE">
        <w:rPr>
          <w:rFonts w:ascii="Times New Roman" w:hAnsi="Times New Roman" w:cs="Times New Roman"/>
          <w:bCs/>
          <w:iCs/>
          <w:sz w:val="24"/>
          <w:szCs w:val="24"/>
        </w:rPr>
        <w:t>ng the team. They</w:t>
      </w:r>
      <w:r w:rsidRPr="00743C7E">
        <w:rPr>
          <w:rFonts w:ascii="Times New Roman" w:hAnsi="Times New Roman" w:cs="Times New Roman"/>
          <w:bCs/>
          <w:iCs/>
          <w:sz w:val="24"/>
          <w:szCs w:val="24"/>
        </w:rPr>
        <w:t xml:space="preserve"> follow industry-best practices to secure user data, and access to the database and logs are limited to members of the research group and system administration staff.</w:t>
      </w:r>
    </w:p>
    <w:p w14:paraId="4DD9BF69" w14:textId="77777777" w:rsidR="00F246CB" w:rsidRDefault="00F246CB" w:rsidP="00D014A6">
      <w:pPr>
        <w:spacing w:after="0" w:line="240" w:lineRule="auto"/>
        <w:rPr>
          <w:ins w:id="167" w:author="Scott B Coughlin" w:date="2016-10-19T11:55:00Z"/>
          <w:rFonts w:ascii="Times New Roman" w:hAnsi="Times New Roman" w:cs="Times New Roman"/>
          <w:bCs/>
          <w:iCs/>
          <w:sz w:val="24"/>
          <w:szCs w:val="24"/>
        </w:rPr>
      </w:pPr>
    </w:p>
    <w:p w14:paraId="577EA25C" w14:textId="63BEB8BD" w:rsidR="00F246CB" w:rsidRPr="00F246CB" w:rsidRDefault="00F246CB" w:rsidP="00D014A6">
      <w:pPr>
        <w:spacing w:after="0" w:line="240" w:lineRule="auto"/>
        <w:rPr>
          <w:rFonts w:ascii="Times New Roman" w:hAnsi="Times New Roman" w:cs="Times New Roman"/>
          <w:bCs/>
          <w:iCs/>
          <w:sz w:val="24"/>
          <w:szCs w:val="24"/>
        </w:rPr>
      </w:pPr>
      <w:ins w:id="168" w:author="Scott B Coughlin" w:date="2016-10-19T11:55:00Z">
        <w:r>
          <w:rPr>
            <w:rFonts w:ascii="Times New Roman" w:hAnsi="Times New Roman" w:cs="Times New Roman"/>
            <w:bCs/>
            <w:iCs/>
            <w:sz w:val="24"/>
            <w:szCs w:val="24"/>
          </w:rPr>
          <w:lastRenderedPageBreak/>
          <w:t xml:space="preserve">Further, Adler team members received training </w:t>
        </w:r>
      </w:ins>
      <w:ins w:id="169" w:author="Scott B Coughlin" w:date="2016-10-19T11:57:00Z">
        <w:r>
          <w:rPr>
            <w:rFonts w:ascii="Times New Roman" w:hAnsi="Times New Roman" w:cs="Times New Roman"/>
            <w:bCs/>
            <w:iCs/>
            <w:sz w:val="24"/>
            <w:szCs w:val="24"/>
          </w:rPr>
          <w:t xml:space="preserve">on </w:t>
        </w:r>
      </w:ins>
      <w:ins w:id="170" w:author="Scott B Coughlin" w:date="2016-10-19T11:55:00Z">
        <w:r>
          <w:rPr>
            <w:rFonts w:ascii="Times New Roman" w:hAnsi="Times New Roman" w:cs="Times New Roman"/>
            <w:bCs/>
            <w:iCs/>
            <w:sz w:val="24"/>
            <w:szCs w:val="24"/>
          </w:rPr>
          <w:t xml:space="preserve">research data privacy as part of the Syracuse </w:t>
        </w:r>
      </w:ins>
      <w:ins w:id="171" w:author="Scott B Coughlin" w:date="2016-10-19T11:56:00Z">
        <w:r>
          <w:rPr>
            <w:rFonts w:ascii="Times New Roman" w:hAnsi="Times New Roman" w:cs="Times New Roman"/>
            <w:bCs/>
            <w:iCs/>
            <w:sz w:val="24"/>
            <w:szCs w:val="24"/>
          </w:rPr>
          <w:t>and</w:t>
        </w:r>
      </w:ins>
      <w:ins w:id="172" w:author="Scott B Coughlin" w:date="2016-10-19T11:55:00Z">
        <w:r>
          <w:rPr>
            <w:rFonts w:ascii="Times New Roman" w:hAnsi="Times New Roman" w:cs="Times New Roman"/>
            <w:bCs/>
            <w:iCs/>
            <w:sz w:val="24"/>
            <w:szCs w:val="24"/>
          </w:rPr>
          <w:t xml:space="preserve"> </w:t>
        </w:r>
      </w:ins>
      <w:ins w:id="173" w:author="Scott B Coughlin" w:date="2016-10-19T11:56:00Z">
        <w:r>
          <w:rPr>
            <w:rFonts w:ascii="Times New Roman" w:hAnsi="Times New Roman" w:cs="Times New Roman"/>
            <w:bCs/>
            <w:iCs/>
            <w:sz w:val="24"/>
            <w:szCs w:val="24"/>
          </w:rPr>
          <w:t xml:space="preserve">Adler IRB protocol. In addition, the system does not request or collect any personally </w:t>
        </w:r>
      </w:ins>
      <w:ins w:id="174" w:author="Scott B Coughlin" w:date="2016-10-19T11:57:00Z">
        <w:r>
          <w:rPr>
            <w:rFonts w:ascii="Times New Roman" w:hAnsi="Times New Roman" w:cs="Times New Roman"/>
            <w:bCs/>
            <w:iCs/>
            <w:sz w:val="24"/>
            <w:szCs w:val="24"/>
          </w:rPr>
          <w:t>identifiable</w:t>
        </w:r>
      </w:ins>
      <w:ins w:id="175" w:author="Scott B Coughlin" w:date="2016-10-19T11:56:00Z">
        <w:r>
          <w:rPr>
            <w:rFonts w:ascii="Times New Roman" w:hAnsi="Times New Roman" w:cs="Times New Roman"/>
            <w:bCs/>
            <w:iCs/>
            <w:sz w:val="24"/>
            <w:szCs w:val="24"/>
          </w:rPr>
          <w:t xml:space="preserve"> information nor any information that could be harmful or </w:t>
        </w:r>
      </w:ins>
      <w:ins w:id="176" w:author="Scott B Coughlin" w:date="2016-10-19T11:57:00Z">
        <w:r>
          <w:rPr>
            <w:rFonts w:ascii="Times New Roman" w:hAnsi="Times New Roman" w:cs="Times New Roman"/>
            <w:bCs/>
            <w:iCs/>
            <w:sz w:val="24"/>
            <w:szCs w:val="24"/>
          </w:rPr>
          <w:t>embarrassing</w:t>
        </w:r>
      </w:ins>
      <w:ins w:id="177" w:author="Scott B Coughlin" w:date="2016-10-19T11:56:00Z">
        <w:r>
          <w:rPr>
            <w:rFonts w:ascii="Times New Roman" w:hAnsi="Times New Roman" w:cs="Times New Roman"/>
            <w:bCs/>
            <w:iCs/>
            <w:sz w:val="24"/>
            <w:szCs w:val="24"/>
          </w:rPr>
          <w:t xml:space="preserve"> to users.</w:t>
        </w:r>
      </w:ins>
    </w:p>
    <w:p w14:paraId="7F1EDF8F" w14:textId="77777777" w:rsidR="00A80C1D" w:rsidRDefault="00A80C1D" w:rsidP="0085599B">
      <w:pPr>
        <w:autoSpaceDE w:val="0"/>
        <w:autoSpaceDN w:val="0"/>
        <w:adjustRightInd w:val="0"/>
        <w:spacing w:after="0" w:line="240" w:lineRule="auto"/>
        <w:rPr>
          <w:rFonts w:ascii="Times New Roman" w:hAnsi="Times New Roman" w:cs="Times New Roman"/>
          <w:b/>
          <w:bCs/>
          <w:sz w:val="28"/>
          <w:szCs w:val="28"/>
        </w:rPr>
      </w:pPr>
    </w:p>
    <w:p w14:paraId="158360F7" w14:textId="5AB37659" w:rsidR="00212984" w:rsidRPr="006E3690" w:rsidRDefault="006E3690" w:rsidP="006E3690">
      <w:pPr>
        <w:autoSpaceDE w:val="0"/>
        <w:autoSpaceDN w:val="0"/>
        <w:adjustRightInd w:val="0"/>
        <w:spacing w:after="0" w:line="240" w:lineRule="auto"/>
        <w:rPr>
          <w:rFonts w:ascii="Times New Roman" w:hAnsi="Times New Roman" w:cs="Times New Roman"/>
          <w:b/>
          <w:bCs/>
          <w:sz w:val="28"/>
          <w:szCs w:val="28"/>
        </w:rPr>
      </w:pPr>
      <w:proofErr w:type="gramStart"/>
      <w:r w:rsidRPr="006E3690">
        <w:rPr>
          <w:rFonts w:ascii="Times New Roman" w:hAnsi="Times New Roman" w:cs="Times New Roman"/>
          <w:b/>
          <w:bCs/>
          <w:sz w:val="28"/>
          <w:szCs w:val="28"/>
        </w:rPr>
        <w:t>1</w:t>
      </w:r>
      <w:r w:rsidR="00A80C1D">
        <w:rPr>
          <w:rFonts w:ascii="Times New Roman" w:hAnsi="Times New Roman" w:cs="Times New Roman"/>
          <w:b/>
          <w:bCs/>
          <w:sz w:val="28"/>
          <w:szCs w:val="28"/>
        </w:rPr>
        <w:t>4</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212984">
        <w:rPr>
          <w:rFonts w:ascii="Times New Roman" w:hAnsi="Times New Roman" w:cs="Times New Roman"/>
          <w:b/>
          <w:bCs/>
          <w:sz w:val="28"/>
          <w:szCs w:val="28"/>
        </w:rPr>
        <w:t>Confidentiality</w:t>
      </w:r>
      <w:proofErr w:type="gramEnd"/>
      <w:r w:rsidR="00212984">
        <w:rPr>
          <w:rFonts w:ascii="Times New Roman" w:hAnsi="Times New Roman" w:cs="Times New Roman"/>
          <w:b/>
          <w:bCs/>
          <w:sz w:val="28"/>
          <w:szCs w:val="28"/>
        </w:rPr>
        <w:t xml:space="preserve"> and </w:t>
      </w:r>
      <w:r w:rsidRPr="006E3690">
        <w:rPr>
          <w:rFonts w:ascii="Times New Roman" w:hAnsi="Times New Roman" w:cs="Times New Roman"/>
          <w:b/>
          <w:bCs/>
          <w:sz w:val="28"/>
          <w:szCs w:val="28"/>
        </w:rPr>
        <w:t>Data Management:</w:t>
      </w:r>
    </w:p>
    <w:p w14:paraId="320B2F5F" w14:textId="766C204A" w:rsidR="00087ABE" w:rsidRDefault="00087ABE" w:rsidP="00D014A6">
      <w:pPr>
        <w:autoSpaceDE w:val="0"/>
        <w:autoSpaceDN w:val="0"/>
        <w:adjustRightInd w:val="0"/>
        <w:spacing w:after="0"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The </w:t>
      </w:r>
      <w:r>
        <w:rPr>
          <w:rFonts w:ascii="Times New Roman" w:hAnsi="Times New Roman" w:cs="Times New Roman"/>
          <w:bCs/>
          <w:iCs/>
          <w:sz w:val="24"/>
          <w:szCs w:val="24"/>
        </w:rPr>
        <w:t>data</w:t>
      </w:r>
      <w:r w:rsidRPr="00087ABE">
        <w:rPr>
          <w:rFonts w:ascii="Times New Roman" w:hAnsi="Times New Roman" w:cs="Times New Roman"/>
          <w:bCs/>
          <w:iCs/>
          <w:sz w:val="24"/>
          <w:szCs w:val="24"/>
        </w:rPr>
        <w:t xml:space="preserve"> stored </w:t>
      </w:r>
      <w:r>
        <w:rPr>
          <w:rFonts w:ascii="Times New Roman" w:hAnsi="Times New Roman" w:cs="Times New Roman"/>
          <w:bCs/>
          <w:iCs/>
          <w:sz w:val="24"/>
          <w:szCs w:val="24"/>
        </w:rPr>
        <w:t>about</w:t>
      </w:r>
      <w:r w:rsidRPr="00087ABE">
        <w:rPr>
          <w:rFonts w:ascii="Times New Roman" w:hAnsi="Times New Roman" w:cs="Times New Roman"/>
          <w:bCs/>
          <w:iCs/>
          <w:sz w:val="24"/>
          <w:szCs w:val="24"/>
        </w:rPr>
        <w:t xml:space="preserve"> each user </w:t>
      </w:r>
      <w:r>
        <w:rPr>
          <w:rFonts w:ascii="Times New Roman" w:hAnsi="Times New Roman" w:cs="Times New Roman"/>
          <w:bCs/>
          <w:iCs/>
          <w:sz w:val="24"/>
          <w:szCs w:val="24"/>
        </w:rPr>
        <w:t>consists of</w:t>
      </w:r>
      <w:r w:rsidRPr="00087ABE">
        <w:rPr>
          <w:rFonts w:ascii="Times New Roman" w:hAnsi="Times New Roman" w:cs="Times New Roman"/>
          <w:bCs/>
          <w:iCs/>
          <w:sz w:val="24"/>
          <w:szCs w:val="24"/>
        </w:rPr>
        <w:t xml:space="preserve"> their own username and e-mail address (each participant’s e-mail address is not visible to other users)</w:t>
      </w:r>
      <w:r>
        <w:rPr>
          <w:rFonts w:ascii="Times New Roman" w:hAnsi="Times New Roman" w:cs="Times New Roman"/>
          <w:bCs/>
          <w:iCs/>
          <w:sz w:val="24"/>
          <w:szCs w:val="24"/>
        </w:rPr>
        <w:t>, as well</w:t>
      </w:r>
      <w:r w:rsidR="008B4141">
        <w:rPr>
          <w:rFonts w:ascii="Times New Roman" w:hAnsi="Times New Roman" w:cs="Times New Roman"/>
          <w:bCs/>
          <w:iCs/>
          <w:sz w:val="24"/>
          <w:szCs w:val="24"/>
        </w:rPr>
        <w:t xml:space="preserve"> as</w:t>
      </w:r>
      <w:r>
        <w:rPr>
          <w:rFonts w:ascii="Times New Roman" w:hAnsi="Times New Roman" w:cs="Times New Roman"/>
          <w:bCs/>
          <w:iCs/>
          <w:sz w:val="24"/>
          <w:szCs w:val="24"/>
        </w:rPr>
        <w:t xml:space="preserve"> logs that record when each participant logs in to the system, and which pages they view</w:t>
      </w:r>
      <w:r w:rsidRPr="00087ABE">
        <w:rPr>
          <w:rFonts w:ascii="Times New Roman" w:hAnsi="Times New Roman" w:cs="Times New Roman"/>
          <w:bCs/>
          <w:iCs/>
          <w:sz w:val="24"/>
          <w:szCs w:val="24"/>
        </w:rPr>
        <w:t xml:space="preserve">.  Each user may </w:t>
      </w:r>
      <w:r w:rsidRPr="00087ABE">
        <w:rPr>
          <w:rFonts w:ascii="Times New Roman" w:hAnsi="Times New Roman" w:cs="Times New Roman"/>
          <w:bCs/>
          <w:i/>
          <w:iCs/>
          <w:sz w:val="24"/>
          <w:szCs w:val="24"/>
        </w:rPr>
        <w:t>(optionally)</w:t>
      </w:r>
      <w:r>
        <w:rPr>
          <w:rFonts w:ascii="Times New Roman" w:hAnsi="Times New Roman" w:cs="Times New Roman"/>
          <w:bCs/>
          <w:iCs/>
          <w:sz w:val="24"/>
          <w:szCs w:val="24"/>
        </w:rPr>
        <w:t xml:space="preserve"> </w:t>
      </w:r>
      <w:r w:rsidRPr="00087ABE">
        <w:rPr>
          <w:rFonts w:ascii="Times New Roman" w:hAnsi="Times New Roman" w:cs="Times New Roman"/>
          <w:bCs/>
          <w:iCs/>
          <w:sz w:val="24"/>
          <w:szCs w:val="24"/>
        </w:rPr>
        <w:t xml:space="preserve">supply their real name, to be included when participants are thanked publically in presentations &amp; publications; names are only associated with overall projects (the </w:t>
      </w:r>
      <w:r w:rsidR="009B0CE0">
        <w:rPr>
          <w:rFonts w:ascii="Times New Roman" w:hAnsi="Times New Roman" w:cs="Times New Roman"/>
          <w:bCs/>
          <w:iCs/>
          <w:sz w:val="24"/>
          <w:szCs w:val="24"/>
        </w:rPr>
        <w:t>Gravity Spy</w:t>
      </w:r>
      <w:r w:rsidRPr="00087ABE">
        <w:rPr>
          <w:rFonts w:ascii="Times New Roman" w:hAnsi="Times New Roman" w:cs="Times New Roman"/>
          <w:bCs/>
          <w:iCs/>
          <w:sz w:val="24"/>
          <w:szCs w:val="24"/>
        </w:rPr>
        <w:t xml:space="preserve">, in this case), and not with </w:t>
      </w:r>
      <w:proofErr w:type="gramStart"/>
      <w:r w:rsidRPr="00087ABE">
        <w:rPr>
          <w:rFonts w:ascii="Times New Roman" w:hAnsi="Times New Roman" w:cs="Times New Roman"/>
          <w:bCs/>
          <w:iCs/>
          <w:sz w:val="24"/>
          <w:szCs w:val="24"/>
        </w:rPr>
        <w:t>particular classifications</w:t>
      </w:r>
      <w:proofErr w:type="gramEnd"/>
      <w:r w:rsidRPr="00087ABE">
        <w:rPr>
          <w:rFonts w:ascii="Times New Roman" w:hAnsi="Times New Roman" w:cs="Times New Roman"/>
          <w:bCs/>
          <w:iCs/>
          <w:sz w:val="24"/>
          <w:szCs w:val="24"/>
        </w:rPr>
        <w:t xml:space="preserve"> or “answers” given on the website.)</w:t>
      </w:r>
      <w:r>
        <w:rPr>
          <w:rFonts w:ascii="Times New Roman" w:hAnsi="Times New Roman" w:cs="Times New Roman"/>
          <w:bCs/>
          <w:iCs/>
          <w:sz w:val="24"/>
          <w:szCs w:val="24"/>
        </w:rPr>
        <w:t xml:space="preserve">  The </w:t>
      </w:r>
      <w:proofErr w:type="spellStart"/>
      <w:r>
        <w:rPr>
          <w:rFonts w:ascii="Times New Roman" w:hAnsi="Times New Roman" w:cs="Times New Roman"/>
          <w:bCs/>
          <w:iCs/>
          <w:sz w:val="24"/>
          <w:szCs w:val="24"/>
        </w:rPr>
        <w:t>Zooniverse</w:t>
      </w:r>
      <w:proofErr w:type="spellEnd"/>
      <w:r>
        <w:rPr>
          <w:rFonts w:ascii="Times New Roman" w:hAnsi="Times New Roman" w:cs="Times New Roman"/>
          <w:bCs/>
          <w:iCs/>
          <w:sz w:val="24"/>
          <w:szCs w:val="24"/>
        </w:rPr>
        <w:t xml:space="preserve"> system, of course, also stores classifications that are made by each participant, and any posts made</w:t>
      </w:r>
      <w:r w:rsidR="00113BEB">
        <w:rPr>
          <w:rFonts w:ascii="Times New Roman" w:hAnsi="Times New Roman" w:cs="Times New Roman"/>
          <w:bCs/>
          <w:iCs/>
          <w:sz w:val="24"/>
          <w:szCs w:val="24"/>
        </w:rPr>
        <w:t xml:space="preserve"> o</w:t>
      </w:r>
      <w:r w:rsidR="00A44B55">
        <w:rPr>
          <w:rFonts w:ascii="Times New Roman" w:hAnsi="Times New Roman" w:cs="Times New Roman"/>
          <w:bCs/>
          <w:iCs/>
          <w:sz w:val="24"/>
          <w:szCs w:val="24"/>
        </w:rPr>
        <w:t xml:space="preserve">n the “TALK” discussion forum; </w:t>
      </w:r>
      <w:r w:rsidR="00113BEB">
        <w:rPr>
          <w:rFonts w:ascii="Times New Roman" w:hAnsi="Times New Roman" w:cs="Times New Roman"/>
          <w:bCs/>
          <w:iCs/>
          <w:sz w:val="24"/>
          <w:szCs w:val="24"/>
        </w:rPr>
        <w:t xml:space="preserve">data </w:t>
      </w:r>
      <w:r w:rsidR="00A44B55">
        <w:rPr>
          <w:rFonts w:ascii="Times New Roman" w:hAnsi="Times New Roman" w:cs="Times New Roman"/>
          <w:bCs/>
          <w:iCs/>
          <w:sz w:val="24"/>
          <w:szCs w:val="24"/>
        </w:rPr>
        <w:t xml:space="preserve">from the TALK </w:t>
      </w:r>
      <w:del w:id="178" w:author="Scott B Coughlin" w:date="2016-10-19T12:00:00Z">
        <w:r w:rsidR="00A44B55" w:rsidDel="006724EA">
          <w:rPr>
            <w:rFonts w:ascii="Times New Roman" w:hAnsi="Times New Roman" w:cs="Times New Roman"/>
            <w:bCs/>
            <w:iCs/>
            <w:sz w:val="24"/>
            <w:szCs w:val="24"/>
          </w:rPr>
          <w:delText xml:space="preserve">system </w:delText>
        </w:r>
        <w:r w:rsidR="00113BEB" w:rsidDel="006724EA">
          <w:rPr>
            <w:rFonts w:ascii="Times New Roman" w:hAnsi="Times New Roman" w:cs="Times New Roman"/>
            <w:bCs/>
            <w:iCs/>
            <w:sz w:val="24"/>
            <w:szCs w:val="24"/>
          </w:rPr>
          <w:delText xml:space="preserve">will not be used or analyzed for </w:delText>
        </w:r>
        <w:r w:rsidR="009B0CE0" w:rsidDel="006724EA">
          <w:rPr>
            <w:rFonts w:ascii="Times New Roman" w:hAnsi="Times New Roman" w:cs="Times New Roman"/>
            <w:bCs/>
            <w:iCs/>
            <w:sz w:val="24"/>
            <w:szCs w:val="24"/>
          </w:rPr>
          <w:delText>Gravity Spy</w:delText>
        </w:r>
        <w:r w:rsidR="00113BEB" w:rsidDel="006724EA">
          <w:rPr>
            <w:rFonts w:ascii="Times New Roman" w:hAnsi="Times New Roman" w:cs="Times New Roman"/>
            <w:bCs/>
            <w:iCs/>
            <w:sz w:val="24"/>
            <w:szCs w:val="24"/>
          </w:rPr>
          <w:delText xml:space="preserve"> until the second </w:delText>
        </w:r>
        <w:r w:rsidR="00A50DD2" w:rsidDel="006724EA">
          <w:rPr>
            <w:rFonts w:ascii="Times New Roman" w:hAnsi="Times New Roman" w:cs="Times New Roman"/>
            <w:bCs/>
            <w:iCs/>
            <w:sz w:val="24"/>
            <w:szCs w:val="24"/>
          </w:rPr>
          <w:delText xml:space="preserve">year of the program, when the </w:delText>
        </w:r>
        <w:r w:rsidR="009B0CE0" w:rsidDel="006724EA">
          <w:rPr>
            <w:rFonts w:ascii="Times New Roman" w:hAnsi="Times New Roman" w:cs="Times New Roman"/>
            <w:bCs/>
            <w:iCs/>
            <w:sz w:val="24"/>
            <w:szCs w:val="24"/>
          </w:rPr>
          <w:delText>Gravity Spy</w:delText>
        </w:r>
        <w:r w:rsidR="00A50DD2" w:rsidDel="006724EA">
          <w:rPr>
            <w:rFonts w:ascii="Times New Roman" w:hAnsi="Times New Roman" w:cs="Times New Roman"/>
            <w:bCs/>
            <w:iCs/>
            <w:sz w:val="24"/>
            <w:szCs w:val="24"/>
          </w:rPr>
          <w:delText xml:space="preserve"> </w:delText>
        </w:r>
        <w:r w:rsidR="00113BEB" w:rsidDel="006724EA">
          <w:rPr>
            <w:rFonts w:ascii="Times New Roman" w:hAnsi="Times New Roman" w:cs="Times New Roman"/>
            <w:bCs/>
            <w:iCs/>
            <w:sz w:val="24"/>
            <w:szCs w:val="24"/>
          </w:rPr>
          <w:delText>program “goes live.”</w:delText>
        </w:r>
      </w:del>
      <w:ins w:id="179" w:author="Scott B Coughlin" w:date="2016-10-19T12:00:00Z">
        <w:r w:rsidR="006724EA">
          <w:rPr>
            <w:rFonts w:ascii="Times New Roman" w:hAnsi="Times New Roman" w:cs="Times New Roman"/>
            <w:bCs/>
            <w:iCs/>
            <w:sz w:val="24"/>
            <w:szCs w:val="24"/>
          </w:rPr>
          <w:t>system will be used to help understand how the Gravity Spy architecture is functioning with an eye towards improving it.</w:t>
        </w:r>
      </w:ins>
    </w:p>
    <w:p w14:paraId="6F653113" w14:textId="77777777" w:rsidR="00087ABE" w:rsidRPr="00087ABE" w:rsidRDefault="00087ABE" w:rsidP="00D014A6">
      <w:pPr>
        <w:autoSpaceDE w:val="0"/>
        <w:autoSpaceDN w:val="0"/>
        <w:adjustRightInd w:val="0"/>
        <w:spacing w:after="0" w:line="240" w:lineRule="auto"/>
        <w:rPr>
          <w:rFonts w:ascii="Times New Roman" w:hAnsi="Times New Roman" w:cs="Times New Roman"/>
          <w:bCs/>
          <w:iCs/>
          <w:sz w:val="24"/>
          <w:szCs w:val="24"/>
        </w:rPr>
      </w:pPr>
    </w:p>
    <w:p w14:paraId="12F84062" w14:textId="501F48D6" w:rsidR="00087ABE" w:rsidRDefault="00087ABE" w:rsidP="00D014A6">
      <w:pPr>
        <w:spacing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Each participant’s data is stored on the website, which is built on </w:t>
      </w:r>
      <w:hyperlink r:id="rId14" w:history="1">
        <w:r w:rsidRPr="00087ABE">
          <w:rPr>
            <w:rFonts w:ascii="Times New Roman" w:hAnsi="Times New Roman" w:cs="Times New Roman"/>
            <w:bCs/>
            <w:iCs/>
            <w:sz w:val="24"/>
            <w:szCs w:val="24"/>
          </w:rPr>
          <w:t>Amazon Web Services</w:t>
        </w:r>
      </w:hyperlink>
      <w:r w:rsidRPr="00087ABE">
        <w:rPr>
          <w:rFonts w:ascii="Times New Roman" w:hAnsi="Times New Roman" w:cs="Times New Roman"/>
          <w:bCs/>
          <w:iCs/>
          <w:sz w:val="24"/>
          <w:szCs w:val="24"/>
        </w:rPr>
        <w:t>. Amazon is a participant in the Safe Harbor program developed by the USA Department of Commerce and the European Union (EU). Amazon has certified that it adheres to the Safe Harbor Privacy Principles agreed upon by the USA and the EU.</w:t>
      </w:r>
      <w:r w:rsidR="00216C52">
        <w:rPr>
          <w:rFonts w:ascii="Times New Roman" w:hAnsi="Times New Roman" w:cs="Times New Roman"/>
          <w:bCs/>
          <w:iCs/>
          <w:sz w:val="24"/>
          <w:szCs w:val="24"/>
        </w:rPr>
        <w:t xml:space="preserve">  The data is stored for </w:t>
      </w:r>
      <w:proofErr w:type="gramStart"/>
      <w:r w:rsidR="00216C52">
        <w:rPr>
          <w:rFonts w:ascii="Times New Roman" w:hAnsi="Times New Roman" w:cs="Times New Roman"/>
          <w:bCs/>
          <w:iCs/>
          <w:sz w:val="24"/>
          <w:szCs w:val="24"/>
        </w:rPr>
        <w:t>as long as</w:t>
      </w:r>
      <w:proofErr w:type="gramEnd"/>
      <w:r w:rsidR="00216C52">
        <w:rPr>
          <w:rFonts w:ascii="Times New Roman" w:hAnsi="Times New Roman" w:cs="Times New Roman"/>
          <w:bCs/>
          <w:iCs/>
          <w:sz w:val="24"/>
          <w:szCs w:val="24"/>
        </w:rPr>
        <w:t xml:space="preserve"> the project is active.</w:t>
      </w:r>
    </w:p>
    <w:p w14:paraId="5B3A2CC1" w14:textId="4E394EDA" w:rsidR="00216C52" w:rsidRDefault="00216C52"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Only members of the research team and system administrators are granted access to the secure user data.  All members of the research team are made aware of the privacy policy and practices when they join the team.</w:t>
      </w:r>
    </w:p>
    <w:p w14:paraId="71804FB4" w14:textId="35D38C53" w:rsidR="00087ABE" w:rsidRPr="00D014A6" w:rsidRDefault="003E464C" w:rsidP="00D014A6">
      <w:pPr>
        <w:spacing w:line="240" w:lineRule="auto"/>
        <w:rPr>
          <w:rFonts w:ascii="Times New Roman" w:hAnsi="Times New Roman" w:cs="Times New Roman"/>
          <w:bCs/>
          <w:iCs/>
          <w:sz w:val="24"/>
          <w:szCs w:val="24"/>
        </w:rPr>
      </w:pPr>
      <w:ins w:id="180" w:author="Scott B Coughlin" w:date="2016-10-19T12:06:00Z">
        <w:r>
          <w:rPr>
            <w:rFonts w:ascii="Times New Roman" w:hAnsi="Times New Roman" w:cs="Times New Roman"/>
            <w:bCs/>
            <w:iCs/>
            <w:sz w:val="24"/>
            <w:szCs w:val="24"/>
          </w:rPr>
          <w:t>We have adopted the standard form of aggregating and</w:t>
        </w:r>
      </w:ins>
      <w:ins w:id="181" w:author="Scott B Coughlin" w:date="2016-10-19T12:07:00Z">
        <w:r>
          <w:rPr>
            <w:rFonts w:ascii="Times New Roman" w:hAnsi="Times New Roman" w:cs="Times New Roman"/>
            <w:bCs/>
            <w:iCs/>
            <w:sz w:val="24"/>
            <w:szCs w:val="24"/>
          </w:rPr>
          <w:t xml:space="preserve"> sharing </w:t>
        </w:r>
      </w:ins>
      <w:del w:id="182" w:author="Scott B Coughlin" w:date="2016-10-19T12:06:00Z">
        <w:r w:rsidR="008B0510" w:rsidDel="003E464C">
          <w:rPr>
            <w:rFonts w:ascii="Times New Roman" w:hAnsi="Times New Roman" w:cs="Times New Roman"/>
            <w:bCs/>
            <w:iCs/>
            <w:sz w:val="24"/>
            <w:szCs w:val="24"/>
          </w:rPr>
          <w:delText>Detailed steps for this particular data (especially the possible sharing of the data between the various sites of the program) will be developed in the course of work for Year 1</w:delText>
        </w:r>
      </w:del>
      <w:ins w:id="183" w:author="Scott B Coughlin" w:date="2016-10-19T12:06:00Z">
        <w:r>
          <w:rPr>
            <w:rFonts w:ascii="Times New Roman" w:hAnsi="Times New Roman" w:cs="Times New Roman"/>
            <w:bCs/>
            <w:iCs/>
            <w:sz w:val="24"/>
            <w:szCs w:val="24"/>
          </w:rPr>
          <w:t xml:space="preserve">the data mentioned above, i.e. TALK and classification data, that is </w:t>
        </w:r>
      </w:ins>
      <w:ins w:id="184" w:author="Scott B Coughlin" w:date="2016-10-19T12:10:00Z">
        <w:r>
          <w:rPr>
            <w:rFonts w:ascii="Times New Roman" w:hAnsi="Times New Roman" w:cs="Times New Roman"/>
            <w:bCs/>
            <w:iCs/>
            <w:sz w:val="24"/>
            <w:szCs w:val="24"/>
          </w:rPr>
          <w:t>default</w:t>
        </w:r>
      </w:ins>
      <w:ins w:id="185" w:author="Scott B Coughlin" w:date="2016-10-19T12:06:00Z">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Zooniverse</w:t>
        </w:r>
        <w:proofErr w:type="spellEnd"/>
        <w:r>
          <w:rPr>
            <w:rFonts w:ascii="Times New Roman" w:hAnsi="Times New Roman" w:cs="Times New Roman"/>
            <w:bCs/>
            <w:iCs/>
            <w:sz w:val="24"/>
            <w:szCs w:val="24"/>
          </w:rPr>
          <w:t xml:space="preserve"> protocol. That is, members of the project can go to the project home page and click </w:t>
        </w:r>
      </w:ins>
      <w:ins w:id="186" w:author="Scott B Coughlin" w:date="2016-10-19T12:07:00Z">
        <w:r>
          <w:rPr>
            <w:rFonts w:ascii="Times New Roman" w:hAnsi="Times New Roman" w:cs="Times New Roman"/>
            <w:bCs/>
            <w:iCs/>
            <w:sz w:val="24"/>
            <w:szCs w:val="24"/>
          </w:rPr>
          <w:t>“export data” and receive a csv file</w:t>
        </w:r>
      </w:ins>
      <w:ins w:id="187" w:author="Scott B Coughlin" w:date="2016-10-19T12:08:00Z">
        <w:r>
          <w:rPr>
            <w:rFonts w:ascii="Times New Roman" w:hAnsi="Times New Roman" w:cs="Times New Roman"/>
            <w:bCs/>
            <w:iCs/>
            <w:sz w:val="24"/>
            <w:szCs w:val="24"/>
          </w:rPr>
          <w:t xml:space="preserve"> containing this data</w:t>
        </w:r>
      </w:ins>
      <w:ins w:id="188" w:author="Scott B Coughlin" w:date="2016-10-19T12:07:00Z">
        <w:r>
          <w:rPr>
            <w:rFonts w:ascii="Times New Roman" w:hAnsi="Times New Roman" w:cs="Times New Roman"/>
            <w:bCs/>
            <w:iCs/>
            <w:sz w:val="24"/>
            <w:szCs w:val="24"/>
          </w:rPr>
          <w:t xml:space="preserve"> accessible via their email</w:t>
        </w:r>
      </w:ins>
      <w:r w:rsidR="008B0510">
        <w:rPr>
          <w:rFonts w:ascii="Times New Roman" w:hAnsi="Times New Roman" w:cs="Times New Roman"/>
          <w:bCs/>
          <w:iCs/>
          <w:sz w:val="24"/>
          <w:szCs w:val="24"/>
        </w:rPr>
        <w:t>.</w:t>
      </w:r>
      <w:ins w:id="189" w:author="Scott B Coughlin" w:date="2016-10-19T12:09:00Z">
        <w:r>
          <w:rPr>
            <w:rFonts w:ascii="Times New Roman" w:hAnsi="Times New Roman" w:cs="Times New Roman"/>
            <w:bCs/>
            <w:iCs/>
            <w:sz w:val="24"/>
            <w:szCs w:val="24"/>
          </w:rPr>
          <w:t xml:space="preserve"> This data is aggregated in such a way that there is no personally identifiable information in these data exports (only the user</w:t>
        </w:r>
      </w:ins>
      <w:ins w:id="190" w:author="Scott B Coughlin" w:date="2016-10-19T12:10:00Z">
        <w:r>
          <w:rPr>
            <w:rFonts w:ascii="Times New Roman" w:hAnsi="Times New Roman" w:cs="Times New Roman"/>
            <w:bCs/>
            <w:iCs/>
            <w:sz w:val="24"/>
            <w:szCs w:val="24"/>
          </w:rPr>
          <w:t>’</w:t>
        </w:r>
      </w:ins>
      <w:ins w:id="191" w:author="Scott B Coughlin" w:date="2016-10-19T12:09:00Z">
        <w:r>
          <w:rPr>
            <w:rFonts w:ascii="Times New Roman" w:hAnsi="Times New Roman" w:cs="Times New Roman"/>
            <w:bCs/>
            <w:iCs/>
            <w:sz w:val="24"/>
            <w:szCs w:val="24"/>
          </w:rPr>
          <w:t>s self-selected username</w:t>
        </w:r>
      </w:ins>
      <w:ins w:id="192" w:author="Scott B Coughlin" w:date="2016-10-19T12:10:00Z">
        <w:r>
          <w:rPr>
            <w:rFonts w:ascii="Times New Roman" w:hAnsi="Times New Roman" w:cs="Times New Roman"/>
            <w:bCs/>
            <w:iCs/>
            <w:sz w:val="24"/>
            <w:szCs w:val="24"/>
          </w:rPr>
          <w:t>)</w:t>
        </w:r>
      </w:ins>
      <w:ins w:id="193" w:author="Scott B Coughlin" w:date="2016-10-19T12:09:00Z">
        <w:r>
          <w:rPr>
            <w:rFonts w:ascii="Times New Roman" w:hAnsi="Times New Roman" w:cs="Times New Roman"/>
            <w:bCs/>
            <w:iCs/>
            <w:sz w:val="24"/>
            <w:szCs w:val="24"/>
          </w:rPr>
          <w:t>.</w:t>
        </w:r>
      </w:ins>
    </w:p>
    <w:p w14:paraId="0B2E49FA"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43C808A6" w14:textId="77777777" w:rsidR="00D014A6" w:rsidRDefault="006E3690" w:rsidP="00D014A6">
      <w:pPr>
        <w:autoSpaceDE w:val="0"/>
        <w:autoSpaceDN w:val="0"/>
        <w:adjustRightInd w:val="0"/>
        <w:spacing w:after="0" w:line="240" w:lineRule="auto"/>
        <w:ind w:left="450" w:hanging="450"/>
        <w:rPr>
          <w:rFonts w:ascii="Times New Roman" w:hAnsi="Times New Roman" w:cs="Times New Roman"/>
          <w:b/>
          <w:bCs/>
          <w:sz w:val="28"/>
          <w:szCs w:val="28"/>
        </w:rPr>
      </w:pPr>
      <w:proofErr w:type="gramStart"/>
      <w:r w:rsidRPr="006E3690">
        <w:rPr>
          <w:rFonts w:ascii="Times New Roman" w:hAnsi="Times New Roman" w:cs="Times New Roman"/>
          <w:b/>
          <w:bCs/>
          <w:sz w:val="28"/>
          <w:szCs w:val="28"/>
        </w:rPr>
        <w:t>1</w:t>
      </w:r>
      <w:r w:rsidR="00D451B4">
        <w:rPr>
          <w:rFonts w:ascii="Times New Roman" w:hAnsi="Times New Roman" w:cs="Times New Roman"/>
          <w:b/>
          <w:bCs/>
          <w:sz w:val="28"/>
          <w:szCs w:val="28"/>
        </w:rPr>
        <w:t>5</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D451B4">
        <w:rPr>
          <w:rFonts w:ascii="Times New Roman" w:hAnsi="Times New Roman" w:cs="Times New Roman"/>
          <w:b/>
          <w:bCs/>
          <w:sz w:val="28"/>
          <w:szCs w:val="28"/>
        </w:rPr>
        <w:t>Data</w:t>
      </w:r>
      <w:proofErr w:type="gramEnd"/>
      <w:r w:rsidR="00D451B4">
        <w:rPr>
          <w:rFonts w:ascii="Times New Roman" w:hAnsi="Times New Roman" w:cs="Times New Roman"/>
          <w:b/>
          <w:bCs/>
          <w:sz w:val="28"/>
          <w:szCs w:val="28"/>
        </w:rPr>
        <w:t xml:space="preserve"> Monitoring Plan to E</w:t>
      </w:r>
      <w:r w:rsidRPr="006E3690">
        <w:rPr>
          <w:rFonts w:ascii="Times New Roman" w:hAnsi="Times New Roman" w:cs="Times New Roman"/>
          <w:b/>
          <w:bCs/>
          <w:sz w:val="28"/>
          <w:szCs w:val="28"/>
        </w:rPr>
        <w:t xml:space="preserve">nsure the Safety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12C8AF91" w14:textId="6C00AB95" w:rsidR="008B0510" w:rsidRPr="00D014A6" w:rsidRDefault="008B0510" w:rsidP="00D014A6">
      <w:pPr>
        <w:autoSpaceDE w:val="0"/>
        <w:autoSpaceDN w:val="0"/>
        <w:adjustRightInd w:val="0"/>
        <w:spacing w:after="0" w:line="240" w:lineRule="auto"/>
        <w:ind w:left="450" w:hanging="450"/>
        <w:rPr>
          <w:rFonts w:ascii="Times New Roman" w:hAnsi="Times New Roman" w:cs="Times New Roman"/>
          <w:b/>
          <w:bCs/>
          <w:sz w:val="28"/>
          <w:szCs w:val="28"/>
        </w:rPr>
      </w:pPr>
      <w:r>
        <w:rPr>
          <w:rFonts w:ascii="Times New Roman" w:hAnsi="Times New Roman" w:cs="Times New Roman"/>
          <w:iCs/>
          <w:sz w:val="24"/>
          <w:szCs w:val="24"/>
        </w:rPr>
        <w:t>The data retained as part of this program will not affect the safety of the participants.</w:t>
      </w:r>
    </w:p>
    <w:p w14:paraId="6C4B0C62"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134C4B27" w14:textId="77777777" w:rsidR="00D014A6" w:rsidRDefault="006E3690" w:rsidP="00D014A6">
      <w:pPr>
        <w:autoSpaceDE w:val="0"/>
        <w:autoSpaceDN w:val="0"/>
        <w:adjustRightInd w:val="0"/>
        <w:spacing w:after="0" w:line="240" w:lineRule="auto"/>
        <w:rPr>
          <w:rFonts w:ascii="Times New Roman" w:hAnsi="Times New Roman" w:cs="Times New Roman"/>
          <w:bCs/>
          <w:color w:val="C00000"/>
          <w:sz w:val="24"/>
          <w:szCs w:val="24"/>
        </w:rPr>
      </w:pPr>
      <w:proofErr w:type="gramStart"/>
      <w:r w:rsidRPr="006E3690">
        <w:rPr>
          <w:rFonts w:ascii="Times New Roman" w:hAnsi="Times New Roman" w:cs="Times New Roman"/>
          <w:b/>
          <w:bCs/>
          <w:sz w:val="28"/>
          <w:szCs w:val="28"/>
        </w:rPr>
        <w:t>1</w:t>
      </w:r>
      <w:r w:rsidR="00D451B4">
        <w:rPr>
          <w:rFonts w:ascii="Times New Roman" w:hAnsi="Times New Roman" w:cs="Times New Roman"/>
          <w:b/>
          <w:bCs/>
          <w:sz w:val="28"/>
          <w:szCs w:val="28"/>
        </w:rPr>
        <w:t>6</w:t>
      </w:r>
      <w:r w:rsidR="00DC5EAD">
        <w:rPr>
          <w:rFonts w:ascii="Times New Roman" w:hAnsi="Times New Roman" w:cs="Times New Roman"/>
          <w:b/>
          <w:bCs/>
          <w:sz w:val="28"/>
          <w:szCs w:val="28"/>
        </w:rPr>
        <w:t xml:space="preserve">.0 </w:t>
      </w:r>
      <w:r w:rsidR="00A36A9C">
        <w:rPr>
          <w:rFonts w:ascii="Times New Roman" w:hAnsi="Times New Roman" w:cs="Times New Roman"/>
          <w:b/>
          <w:bCs/>
          <w:sz w:val="28"/>
          <w:szCs w:val="28"/>
        </w:rPr>
        <w:t xml:space="preserve"> Data</w:t>
      </w:r>
      <w:proofErr w:type="gramEnd"/>
      <w:r w:rsidR="00A36A9C">
        <w:rPr>
          <w:rFonts w:ascii="Times New Roman" w:hAnsi="Times New Roman" w:cs="Times New Roman"/>
          <w:b/>
          <w:bCs/>
          <w:sz w:val="28"/>
          <w:szCs w:val="28"/>
        </w:rPr>
        <w:t xml:space="preserve"> and </w:t>
      </w:r>
      <w:r w:rsidR="00363DBC">
        <w:rPr>
          <w:rFonts w:ascii="Times New Roman" w:hAnsi="Times New Roman" w:cs="Times New Roman"/>
          <w:b/>
          <w:bCs/>
          <w:sz w:val="28"/>
          <w:szCs w:val="28"/>
        </w:rPr>
        <w:t xml:space="preserve">if applicable, </w:t>
      </w:r>
      <w:r w:rsidRPr="006E3690">
        <w:rPr>
          <w:rFonts w:ascii="Times New Roman" w:hAnsi="Times New Roman" w:cs="Times New Roman"/>
          <w:b/>
          <w:bCs/>
          <w:sz w:val="28"/>
          <w:szCs w:val="28"/>
        </w:rPr>
        <w:t xml:space="preserve">Specimen Banking: </w:t>
      </w:r>
    </w:p>
    <w:p w14:paraId="3AB3391C" w14:textId="2AEEAC0E" w:rsidR="008B0510" w:rsidRPr="00D014A6" w:rsidRDefault="008B0510" w:rsidP="00D014A6">
      <w:pPr>
        <w:autoSpaceDE w:val="0"/>
        <w:autoSpaceDN w:val="0"/>
        <w:adjustRightInd w:val="0"/>
        <w:spacing w:after="0" w:line="240" w:lineRule="auto"/>
        <w:rPr>
          <w:rFonts w:ascii="Times New Roman" w:hAnsi="Times New Roman" w:cs="Times New Roman"/>
          <w:bCs/>
          <w:color w:val="C00000"/>
          <w:sz w:val="24"/>
          <w:szCs w:val="24"/>
        </w:rPr>
      </w:pPr>
      <w:r>
        <w:rPr>
          <w:rFonts w:ascii="Times New Roman" w:hAnsi="Times New Roman" w:cs="Times New Roman"/>
          <w:iCs/>
          <w:sz w:val="24"/>
          <w:szCs w:val="24"/>
        </w:rPr>
        <w:t xml:space="preserve">Data will be retained for future use; the data will be stored as part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system, which is built on Amazon Web Services, described above. </w:t>
      </w:r>
      <w:del w:id="194" w:author="Scott B Coughlin" w:date="2016-10-19T12:15:00Z">
        <w:r w:rsidDel="0074155C">
          <w:rPr>
            <w:rFonts w:ascii="Times New Roman" w:hAnsi="Times New Roman" w:cs="Times New Roman"/>
            <w:iCs/>
            <w:sz w:val="24"/>
            <w:szCs w:val="24"/>
          </w:rPr>
          <w:delText xml:space="preserve">  </w:delText>
        </w:r>
      </w:del>
      <w:r>
        <w:rPr>
          <w:rFonts w:ascii="Times New Roman" w:hAnsi="Times New Roman" w:cs="Times New Roman"/>
          <w:iCs/>
          <w:sz w:val="24"/>
          <w:szCs w:val="24"/>
        </w:rPr>
        <w:t xml:space="preserve">Data for this project will be stored beyond the three-year lifetime of this grant program.  The only group that will have access to this data beyond the study period will be the researchers and system administrators of the </w:t>
      </w:r>
      <w:proofErr w:type="spellStart"/>
      <w:r>
        <w:rPr>
          <w:rFonts w:ascii="Times New Roman" w:hAnsi="Times New Roman" w:cs="Times New Roman"/>
          <w:iCs/>
          <w:sz w:val="24"/>
          <w:szCs w:val="24"/>
        </w:rPr>
        <w:t>Zooniverse</w:t>
      </w:r>
      <w:proofErr w:type="spellEnd"/>
      <w:r>
        <w:rPr>
          <w:rFonts w:ascii="Times New Roman" w:hAnsi="Times New Roman" w:cs="Times New Roman"/>
          <w:iCs/>
          <w:sz w:val="24"/>
          <w:szCs w:val="24"/>
        </w:rPr>
        <w:t xml:space="preserve"> program, working at Adler Planetarium</w:t>
      </w:r>
      <w:ins w:id="195" w:author="Scott B Coughlin" w:date="2016-10-19T12:15:00Z">
        <w:r w:rsidR="00427682">
          <w:rPr>
            <w:rFonts w:ascii="Times New Roman" w:hAnsi="Times New Roman" w:cs="Times New Roman"/>
            <w:iCs/>
            <w:sz w:val="24"/>
            <w:szCs w:val="24"/>
          </w:rPr>
          <w:t xml:space="preserve"> and Oxford University</w:t>
        </w:r>
      </w:ins>
      <w:r>
        <w:rPr>
          <w:rFonts w:ascii="Times New Roman" w:hAnsi="Times New Roman" w:cs="Times New Roman"/>
          <w:iCs/>
          <w:sz w:val="24"/>
          <w:szCs w:val="24"/>
        </w:rPr>
        <w:t xml:space="preserve">.  </w:t>
      </w:r>
    </w:p>
    <w:p w14:paraId="4F9216A7" w14:textId="1C36D48B" w:rsidR="008B0510" w:rsidRPr="008B0510" w:rsidRDefault="008B0510" w:rsidP="008B0510">
      <w:pPr>
        <w:autoSpaceDE w:val="0"/>
        <w:autoSpaceDN w:val="0"/>
        <w:adjustRightInd w:val="0"/>
        <w:spacing w:before="120" w:after="120" w:line="240" w:lineRule="auto"/>
        <w:rPr>
          <w:rFonts w:ascii="Times New Roman" w:hAnsi="Times New Roman" w:cs="Times New Roman"/>
          <w:iCs/>
          <w:sz w:val="24"/>
          <w:szCs w:val="24"/>
        </w:rPr>
      </w:pPr>
      <w:del w:id="196" w:author="Scott B Coughlin" w:date="2016-10-19T12:16:00Z">
        <w:r w:rsidDel="00333A7B">
          <w:rPr>
            <w:rFonts w:ascii="Times New Roman" w:hAnsi="Times New Roman" w:cs="Times New Roman"/>
            <w:iCs/>
            <w:sz w:val="24"/>
            <w:szCs w:val="24"/>
          </w:rPr>
          <w:delText>As we further refine the data plan in Year 1 of this project, we will address whether data can be released; data will not be collected until Year 2 of the project.</w:delText>
        </w:r>
      </w:del>
      <w:ins w:id="197" w:author="Scott B Coughlin" w:date="2016-10-19T12:16:00Z">
        <w:r w:rsidR="00333A7B">
          <w:rPr>
            <w:rFonts w:ascii="Times New Roman" w:hAnsi="Times New Roman" w:cs="Times New Roman"/>
            <w:iCs/>
            <w:sz w:val="24"/>
            <w:szCs w:val="24"/>
          </w:rPr>
          <w:t>During year 1, we concluded that we have no intention of releasing this data</w:t>
        </w:r>
      </w:ins>
      <w:ins w:id="198" w:author="Scott B Coughlin" w:date="2016-10-19T12:17:00Z">
        <w:r w:rsidR="00333A7B">
          <w:rPr>
            <w:rFonts w:ascii="Times New Roman" w:hAnsi="Times New Roman" w:cs="Times New Roman"/>
            <w:iCs/>
            <w:sz w:val="24"/>
            <w:szCs w:val="24"/>
          </w:rPr>
          <w:t xml:space="preserve"> at the end of the lifetime of this grant to people</w:t>
        </w:r>
      </w:ins>
      <w:ins w:id="199" w:author="Scott B Coughlin" w:date="2016-10-19T12:16:00Z">
        <w:r w:rsidR="00333A7B">
          <w:rPr>
            <w:rFonts w:ascii="Times New Roman" w:hAnsi="Times New Roman" w:cs="Times New Roman"/>
            <w:iCs/>
            <w:sz w:val="24"/>
            <w:szCs w:val="24"/>
          </w:rPr>
          <w:t xml:space="preserve"> outside the members discussed above</w:t>
        </w:r>
      </w:ins>
      <w:ins w:id="200" w:author="Scott B Coughlin" w:date="2016-10-19T12:17:00Z">
        <w:r w:rsidR="00333A7B">
          <w:rPr>
            <w:rFonts w:ascii="Times New Roman" w:hAnsi="Times New Roman" w:cs="Times New Roman"/>
            <w:iCs/>
            <w:sz w:val="24"/>
            <w:szCs w:val="24"/>
          </w:rPr>
          <w:t>.</w:t>
        </w:r>
      </w:ins>
      <w:ins w:id="201" w:author="Scott B Coughlin" w:date="2016-10-19T12:16:00Z">
        <w:r w:rsidR="00333A7B">
          <w:rPr>
            <w:rFonts w:ascii="Times New Roman" w:hAnsi="Times New Roman" w:cs="Times New Roman"/>
            <w:iCs/>
            <w:sz w:val="24"/>
            <w:szCs w:val="24"/>
          </w:rPr>
          <w:t xml:space="preserve"> </w:t>
        </w:r>
      </w:ins>
    </w:p>
    <w:p w14:paraId="3BD9FF58" w14:textId="77777777" w:rsidR="008B0510" w:rsidRDefault="008B0510" w:rsidP="00F910CF">
      <w:pPr>
        <w:autoSpaceDE w:val="0"/>
        <w:autoSpaceDN w:val="0"/>
        <w:adjustRightInd w:val="0"/>
        <w:spacing w:after="0" w:line="240" w:lineRule="auto"/>
        <w:rPr>
          <w:rFonts w:ascii="Times New Roman" w:hAnsi="Times New Roman" w:cs="Times New Roman"/>
          <w:b/>
          <w:bCs/>
          <w:sz w:val="28"/>
          <w:szCs w:val="28"/>
        </w:rPr>
      </w:pPr>
    </w:p>
    <w:p w14:paraId="3DE5E0E5" w14:textId="6ABB1729" w:rsidR="00054C50" w:rsidRPr="004B6CDB" w:rsidRDefault="00AC611A" w:rsidP="00F910CF">
      <w:pPr>
        <w:autoSpaceDE w:val="0"/>
        <w:autoSpaceDN w:val="0"/>
        <w:adjustRightInd w:val="0"/>
        <w:spacing w:after="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17</w:t>
      </w:r>
      <w:r w:rsidR="00DC5EAD">
        <w:rPr>
          <w:rFonts w:ascii="Times New Roman" w:hAnsi="Times New Roman" w:cs="Times New Roman"/>
          <w:b/>
          <w:bCs/>
          <w:sz w:val="28"/>
          <w:szCs w:val="28"/>
        </w:rPr>
        <w:t xml:space="preserve">.0 </w:t>
      </w:r>
      <w:r w:rsidR="00F910CF" w:rsidRPr="004B6CDB">
        <w:rPr>
          <w:rFonts w:ascii="Times New Roman" w:hAnsi="Times New Roman" w:cs="Times New Roman"/>
          <w:b/>
          <w:bCs/>
          <w:sz w:val="28"/>
          <w:szCs w:val="28"/>
        </w:rPr>
        <w:t xml:space="preserve"> </w:t>
      </w:r>
      <w:r w:rsidR="0085599B">
        <w:rPr>
          <w:rFonts w:ascii="Times New Roman" w:hAnsi="Times New Roman" w:cs="Times New Roman"/>
          <w:b/>
          <w:bCs/>
          <w:sz w:val="28"/>
          <w:szCs w:val="28"/>
        </w:rPr>
        <w:t>Qualifications</w:t>
      </w:r>
      <w:proofErr w:type="gramEnd"/>
      <w:r w:rsidR="0085599B">
        <w:rPr>
          <w:rFonts w:ascii="Times New Roman" w:hAnsi="Times New Roman" w:cs="Times New Roman"/>
          <w:b/>
          <w:bCs/>
          <w:sz w:val="28"/>
          <w:szCs w:val="28"/>
        </w:rPr>
        <w:t xml:space="preserve"> </w:t>
      </w:r>
      <w:r w:rsidR="00363DBC">
        <w:rPr>
          <w:rFonts w:ascii="Times New Roman" w:hAnsi="Times New Roman" w:cs="Times New Roman"/>
          <w:b/>
          <w:bCs/>
          <w:sz w:val="28"/>
          <w:szCs w:val="28"/>
        </w:rPr>
        <w:t>to Conduct Research and Resources A</w:t>
      </w:r>
      <w:r w:rsidR="00363DBC" w:rsidRPr="004B6CDB">
        <w:rPr>
          <w:rFonts w:ascii="Times New Roman" w:hAnsi="Times New Roman" w:cs="Times New Roman"/>
          <w:b/>
          <w:bCs/>
          <w:sz w:val="28"/>
          <w:szCs w:val="28"/>
        </w:rPr>
        <w:t>vailable</w:t>
      </w:r>
      <w:r w:rsidR="00BF575F" w:rsidRPr="004B6CDB">
        <w:rPr>
          <w:rFonts w:ascii="Times New Roman" w:hAnsi="Times New Roman" w:cs="Times New Roman"/>
          <w:b/>
          <w:bCs/>
          <w:sz w:val="28"/>
          <w:szCs w:val="28"/>
        </w:rPr>
        <w:t>:</w:t>
      </w:r>
    </w:p>
    <w:p w14:paraId="04CF4644" w14:textId="3A2087ED" w:rsidR="00116D94" w:rsidRDefault="003E284F" w:rsidP="00D014A6">
      <w:pPr>
        <w:spacing w:line="240" w:lineRule="auto"/>
        <w:rPr>
          <w:rFonts w:ascii="Times New Roman" w:hAnsi="Times New Roman" w:cs="Times New Roman"/>
          <w:iCs/>
          <w:sz w:val="24"/>
          <w:szCs w:val="24"/>
        </w:rPr>
      </w:pPr>
      <w:r w:rsidRPr="003E284F">
        <w:rPr>
          <w:rFonts w:ascii="Times New Roman" w:hAnsi="Times New Roman" w:cs="Times New Roman"/>
          <w:iCs/>
          <w:sz w:val="24"/>
          <w:szCs w:val="24"/>
        </w:rPr>
        <w:t xml:space="preserve">The </w:t>
      </w:r>
      <w:proofErr w:type="spellStart"/>
      <w:r w:rsidRPr="003E284F">
        <w:rPr>
          <w:rFonts w:ascii="Times New Roman" w:hAnsi="Times New Roman" w:cs="Times New Roman"/>
          <w:iCs/>
          <w:sz w:val="24"/>
          <w:szCs w:val="24"/>
        </w:rPr>
        <w:t>Zooniverse</w:t>
      </w:r>
      <w:proofErr w:type="spellEnd"/>
      <w:r w:rsidRPr="003E284F">
        <w:rPr>
          <w:rFonts w:ascii="Times New Roman" w:hAnsi="Times New Roman" w:cs="Times New Roman"/>
          <w:iCs/>
          <w:sz w:val="24"/>
          <w:szCs w:val="24"/>
        </w:rPr>
        <w:t xml:space="preserve"> project (managed chiefly by Adler Planetarium and Syracuse University) have previously developed and are now running 33 different “Citizen Science” projects;</w:t>
      </w:r>
      <w:r>
        <w:rPr>
          <w:rFonts w:ascii="Times New Roman" w:hAnsi="Times New Roman" w:cs="Times New Roman"/>
          <w:iCs/>
          <w:sz w:val="24"/>
          <w:szCs w:val="24"/>
        </w:rPr>
        <w:t xml:space="preserve"> while the </w:t>
      </w:r>
      <w:r w:rsidR="004B5D1D">
        <w:rPr>
          <w:rFonts w:ascii="Times New Roman" w:hAnsi="Times New Roman" w:cs="Times New Roman"/>
          <w:iCs/>
          <w:sz w:val="24"/>
          <w:szCs w:val="24"/>
        </w:rPr>
        <w:t>Gravity-</w:t>
      </w:r>
      <w:r w:rsidR="004B5D1D">
        <w:rPr>
          <w:rFonts w:ascii="Times New Roman" w:hAnsi="Times New Roman" w:cs="Times New Roman"/>
          <w:iCs/>
          <w:sz w:val="24"/>
          <w:szCs w:val="24"/>
        </w:rPr>
        <w:lastRenderedPageBreak/>
        <w:t>Spy</w:t>
      </w:r>
      <w:r>
        <w:rPr>
          <w:rFonts w:ascii="Times New Roman" w:hAnsi="Times New Roman" w:cs="Times New Roman"/>
          <w:iCs/>
          <w:sz w:val="24"/>
          <w:szCs w:val="24"/>
        </w:rPr>
        <w:t xml:space="preserve"> project does have some new components, it is largely </w:t>
      </w:r>
      <w:proofErr w:type="gramStart"/>
      <w:r>
        <w:rPr>
          <w:rFonts w:ascii="Times New Roman" w:hAnsi="Times New Roman" w:cs="Times New Roman"/>
          <w:iCs/>
          <w:sz w:val="24"/>
          <w:szCs w:val="24"/>
        </w:rPr>
        <w:t>similar to</w:t>
      </w:r>
      <w:proofErr w:type="gramEnd"/>
      <w:r>
        <w:rPr>
          <w:rFonts w:ascii="Times New Roman" w:hAnsi="Times New Roman" w:cs="Times New Roman"/>
          <w:iCs/>
          <w:sz w:val="24"/>
          <w:szCs w:val="24"/>
        </w:rPr>
        <w:t xml:space="preserve"> these other projects, so the facilities and expertise for the public-facing components of this program already exist.  They also have the experience in dealing with a very large number (over 1,300,000) participants.  Meanwhile, the groups at California State, Fullerton and Northwestern University have the expertise to manage the interface with the LIGO project and LIGO data; this collaboration is uniquely suited to both handle the public interface, and the detailed scientific studies that will be aided by the development of this public interface and the inclusion of citizen scientists in this project.</w:t>
      </w:r>
    </w:p>
    <w:p w14:paraId="309689EC" w14:textId="0B6955B6" w:rsidR="003E284F" w:rsidRPr="003E284F" w:rsidRDefault="003E284F" w:rsidP="00D014A6">
      <w:pPr>
        <w:spacing w:line="240" w:lineRule="auto"/>
        <w:rPr>
          <w:rFonts w:ascii="Times New Roman" w:hAnsi="Times New Roman" w:cs="Times New Roman"/>
          <w:iCs/>
          <w:sz w:val="24"/>
          <w:szCs w:val="24"/>
        </w:rPr>
      </w:pPr>
      <w:r>
        <w:rPr>
          <w:rFonts w:ascii="Times New Roman" w:hAnsi="Times New Roman" w:cs="Times New Roman"/>
          <w:iCs/>
          <w:sz w:val="24"/>
          <w:szCs w:val="24"/>
        </w:rPr>
        <w:t xml:space="preserve">As mentioned earlier, all researchers involved in this project will be exposed to the Privacy Policy as they join; in addition, the senior researchers in this project will meet regularly (at least once per month) to discuss the project in general, and </w:t>
      </w:r>
      <w:proofErr w:type="gramStart"/>
      <w:r>
        <w:rPr>
          <w:rFonts w:ascii="Times New Roman" w:hAnsi="Times New Roman" w:cs="Times New Roman"/>
          <w:iCs/>
          <w:sz w:val="24"/>
          <w:szCs w:val="24"/>
        </w:rPr>
        <w:t>in particular, any</w:t>
      </w:r>
      <w:proofErr w:type="gramEnd"/>
      <w:r>
        <w:rPr>
          <w:rFonts w:ascii="Times New Roman" w:hAnsi="Times New Roman" w:cs="Times New Roman"/>
          <w:iCs/>
          <w:sz w:val="24"/>
          <w:szCs w:val="24"/>
        </w:rPr>
        <w:t xml:space="preserve"> changes in the protocols, which will then be communicated to other researchers at each institution. </w:t>
      </w:r>
    </w:p>
    <w:p w14:paraId="2636A689" w14:textId="77777777" w:rsidR="003E284F" w:rsidRDefault="003E284F" w:rsidP="00D014A6">
      <w:pPr>
        <w:spacing w:line="240" w:lineRule="auto"/>
      </w:pPr>
    </w:p>
    <w:p w14:paraId="1EC75BB2" w14:textId="377FE3F8" w:rsidR="00116D94" w:rsidRDefault="00363DBC" w:rsidP="00F910CF">
      <w:r>
        <w:t>R</w:t>
      </w:r>
      <w:r w:rsidR="00116D94">
        <w:t xml:space="preserve">: </w:t>
      </w:r>
      <w:ins w:id="202" w:author="Scott B Coughlin" w:date="2016-12-08T11:17:00Z">
        <w:r w:rsidR="00C22A1A">
          <w:t>12</w:t>
        </w:r>
      </w:ins>
      <w:del w:id="203" w:author="Scott B Coughlin" w:date="2016-12-08T11:17:00Z">
        <w:r w:rsidDel="00C22A1A">
          <w:delText>6</w:delText>
        </w:r>
      </w:del>
      <w:r>
        <w:t>/</w:t>
      </w:r>
      <w:ins w:id="204" w:author="Scott B Coughlin" w:date="2016-12-08T11:17:00Z">
        <w:r w:rsidR="00743887">
          <w:t>14</w:t>
        </w:r>
      </w:ins>
      <w:del w:id="205" w:author="Scott B Coughlin" w:date="2016-12-08T11:17:00Z">
        <w:r w:rsidDel="003B44CE">
          <w:delText>1</w:delText>
        </w:r>
        <w:r w:rsidR="008B4141" w:rsidDel="003B44CE">
          <w:delText>7</w:delText>
        </w:r>
      </w:del>
      <w:r w:rsidR="00232DA2">
        <w:t>/201</w:t>
      </w:r>
      <w:r w:rsidR="007022B1">
        <w:t>6</w:t>
      </w:r>
    </w:p>
    <w:sectPr w:rsidR="00116D94" w:rsidSect="00F910CF">
      <w:headerReference w:type="default" r:id="rId15"/>
      <w:footerReference w:type="default" r:id="rId16"/>
      <w:pgSz w:w="12240" w:h="15840"/>
      <w:pgMar w:top="864" w:right="1152" w:bottom="864" w:left="1152"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09B012" w14:textId="77777777" w:rsidR="00672C4F" w:rsidRDefault="00672C4F" w:rsidP="00F910CF">
      <w:pPr>
        <w:spacing w:after="0" w:line="240" w:lineRule="auto"/>
      </w:pPr>
      <w:r>
        <w:separator/>
      </w:r>
    </w:p>
  </w:endnote>
  <w:endnote w:type="continuationSeparator" w:id="0">
    <w:p w14:paraId="78A6D4CD" w14:textId="77777777" w:rsidR="00672C4F" w:rsidRDefault="00672C4F" w:rsidP="00F9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NewRomanPSMT">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2128329"/>
      <w:docPartObj>
        <w:docPartGallery w:val="Page Numbers (Bottom of Page)"/>
        <w:docPartUnique/>
      </w:docPartObj>
    </w:sdtPr>
    <w:sdtEndPr/>
    <w:sdtContent>
      <w:sdt>
        <w:sdtPr>
          <w:id w:val="-1669238322"/>
          <w:docPartObj>
            <w:docPartGallery w:val="Page Numbers (Top of Page)"/>
            <w:docPartUnique/>
          </w:docPartObj>
        </w:sdtPr>
        <w:sdtEndPr/>
        <w:sdtContent>
          <w:p w14:paraId="24A9B74E" w14:textId="14DBD409" w:rsidR="00C42E60" w:rsidRDefault="00C42E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20D75">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20D75">
              <w:rPr>
                <w:b/>
                <w:bCs/>
                <w:noProof/>
              </w:rPr>
              <w:t>11</w:t>
            </w:r>
            <w:r>
              <w:rPr>
                <w:b/>
                <w:bCs/>
                <w:sz w:val="24"/>
                <w:szCs w:val="24"/>
              </w:rPr>
              <w:fldChar w:fldCharType="end"/>
            </w:r>
          </w:p>
        </w:sdtContent>
      </w:sdt>
    </w:sdtContent>
  </w:sdt>
  <w:p w14:paraId="1DE9E8EE" w14:textId="77777777" w:rsidR="00C42E60" w:rsidRDefault="00C42E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65A86F" w14:textId="77777777" w:rsidR="00672C4F" w:rsidRDefault="00672C4F" w:rsidP="00F910CF">
      <w:pPr>
        <w:spacing w:after="0" w:line="240" w:lineRule="auto"/>
      </w:pPr>
      <w:r>
        <w:separator/>
      </w:r>
    </w:p>
  </w:footnote>
  <w:footnote w:type="continuationSeparator" w:id="0">
    <w:p w14:paraId="155BBDE2" w14:textId="77777777" w:rsidR="00672C4F" w:rsidRDefault="00672C4F" w:rsidP="00F910C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520D6" w14:textId="6F95442D" w:rsidR="00C42E60" w:rsidRPr="00AE2A56" w:rsidRDefault="00C42E60" w:rsidP="007F1954">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sidRPr="00F910CF">
      <w:rPr>
        <w:rFonts w:ascii="TimesNewRomanPSMT" w:hAnsi="TimesNewRomanPSMT" w:cs="TimesNewRomanPSMT"/>
        <w:sz w:val="20"/>
        <w:szCs w:val="20"/>
      </w:rPr>
      <w:t>PROTOCOL TITLE</w:t>
    </w:r>
    <w:r>
      <w:rPr>
        <w:rFonts w:ascii="TimesNewRomanPSMT" w:hAnsi="TimesNewRomanPSMT" w:cs="TimesNewRomanPSMT"/>
        <w:sz w:val="24"/>
        <w:szCs w:val="24"/>
      </w:rPr>
      <w:t xml:space="preserv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29EB9C8F" w14:textId="728F82AD" w:rsidR="00C42E60" w:rsidRDefault="00C42E60" w:rsidP="00F910CF">
    <w:pPr>
      <w:autoSpaceDE w:val="0"/>
      <w:autoSpaceDN w:val="0"/>
      <w:adjustRightInd w:val="0"/>
      <w:spacing w:after="0" w:line="240" w:lineRule="auto"/>
      <w:rPr>
        <w:rFonts w:ascii="TimesNewRomanPSMT" w:hAnsi="TimesNewRomanPSMT" w:cs="TimesNewRomanPSMT"/>
        <w:sz w:val="24"/>
        <w:szCs w:val="24"/>
      </w:rPr>
    </w:pPr>
  </w:p>
  <w:p w14:paraId="70B5C975" w14:textId="77777777" w:rsidR="00C42E60" w:rsidRDefault="00C42E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598D"/>
    <w:multiLevelType w:val="hybridMultilevel"/>
    <w:tmpl w:val="263C417E"/>
    <w:lvl w:ilvl="0" w:tplc="062AC43C">
      <w:start w:val="1"/>
      <w:numFmt w:val="decimal"/>
      <w:lvlText w:val="%1."/>
      <w:lvlJc w:val="left"/>
      <w:pPr>
        <w:ind w:left="720" w:hanging="360"/>
      </w:pPr>
      <w:rPr>
        <w:rFonts w:hint="default"/>
        <w:b w:val="0"/>
        <w:i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57DC2"/>
    <w:multiLevelType w:val="hybridMultilevel"/>
    <w:tmpl w:val="7948229E"/>
    <w:lvl w:ilvl="0" w:tplc="379849CC">
      <w:start w:val="1"/>
      <w:numFmt w:val="lowerLetter"/>
      <w:lvlText w:val="%1."/>
      <w:lvlJc w:val="left"/>
      <w:pPr>
        <w:ind w:left="1800" w:hanging="360"/>
      </w:pPr>
      <w:rPr>
        <w:rFonts w:hint="default"/>
        <w:b w:val="0"/>
        <w:i w:val="0"/>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95C0913"/>
    <w:multiLevelType w:val="multilevel"/>
    <w:tmpl w:val="AC5A759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A7E7E55"/>
    <w:multiLevelType w:val="hybridMultilevel"/>
    <w:tmpl w:val="06AC35B8"/>
    <w:lvl w:ilvl="0" w:tplc="6E3440B8">
      <w:start w:val="2"/>
      <w:numFmt w:val="decimal"/>
      <w:lvlText w:val="%1."/>
      <w:lvlJc w:val="left"/>
      <w:pPr>
        <w:ind w:left="990" w:hanging="360"/>
      </w:pPr>
      <w:rPr>
        <w:rFonts w:hint="default"/>
        <w:b w:val="0"/>
        <w:i w:val="0"/>
        <w:sz w:val="24"/>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
    <w:nsid w:val="202F6D18"/>
    <w:multiLevelType w:val="hybridMultilevel"/>
    <w:tmpl w:val="2604D136"/>
    <w:lvl w:ilvl="0" w:tplc="6516883E">
      <w:start w:val="3"/>
      <w:numFmt w:val="lowerLetter"/>
      <w:lvlText w:val="%1."/>
      <w:lvlJc w:val="left"/>
      <w:pPr>
        <w:ind w:left="144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61076"/>
    <w:multiLevelType w:val="hybridMultilevel"/>
    <w:tmpl w:val="50683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2A6950"/>
    <w:multiLevelType w:val="hybridMultilevel"/>
    <w:tmpl w:val="CA2220E0"/>
    <w:lvl w:ilvl="0" w:tplc="4F2A977E">
      <w:start w:val="1"/>
      <w:numFmt w:val="lowerLetter"/>
      <w:lvlText w:val="%1."/>
      <w:lvlJc w:val="left"/>
      <w:pPr>
        <w:ind w:left="144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7D7F29"/>
    <w:multiLevelType w:val="hybridMultilevel"/>
    <w:tmpl w:val="3F68D22C"/>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7D1E54"/>
    <w:multiLevelType w:val="hybridMultilevel"/>
    <w:tmpl w:val="20CC9940"/>
    <w:lvl w:ilvl="0" w:tplc="4F2A977E">
      <w:start w:val="1"/>
      <w:numFmt w:val="lowerLetter"/>
      <w:lvlText w:val="%1."/>
      <w:lvlJc w:val="left"/>
      <w:pPr>
        <w:ind w:left="252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5A214AF"/>
    <w:multiLevelType w:val="hybridMultilevel"/>
    <w:tmpl w:val="91CCAF6A"/>
    <w:lvl w:ilvl="0" w:tplc="0409000F">
      <w:start w:val="1"/>
      <w:numFmt w:val="decimal"/>
      <w:lvlText w:val="%1."/>
      <w:lvlJc w:val="left"/>
      <w:pPr>
        <w:ind w:left="900" w:hanging="360"/>
      </w:pPr>
    </w:lvl>
    <w:lvl w:ilvl="1" w:tplc="2AF6978E">
      <w:start w:val="1"/>
      <w:numFmt w:val="lowerLetter"/>
      <w:lvlText w:val="%2."/>
      <w:lvlJc w:val="left"/>
      <w:pPr>
        <w:ind w:left="1620" w:hanging="360"/>
      </w:pPr>
      <w:rPr>
        <w:rFonts w:hint="default"/>
        <w:sz w:val="24"/>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4A707B99"/>
    <w:multiLevelType w:val="hybridMultilevel"/>
    <w:tmpl w:val="9E3A9A80"/>
    <w:lvl w:ilvl="0" w:tplc="0409000F">
      <w:start w:val="1"/>
      <w:numFmt w:val="decimal"/>
      <w:lvlText w:val="%1."/>
      <w:lvlJc w:val="left"/>
      <w:pPr>
        <w:ind w:left="1260" w:hanging="360"/>
      </w:pPr>
    </w:lvl>
    <w:lvl w:ilvl="1" w:tplc="04090019">
      <w:start w:val="1"/>
      <w:numFmt w:val="lowerLetter"/>
      <w:lvlText w:val="%2."/>
      <w:lvlJc w:val="left"/>
      <w:pPr>
        <w:ind w:left="1620" w:hanging="360"/>
      </w:pPr>
    </w:lvl>
    <w:lvl w:ilvl="2" w:tplc="04090017">
      <w:start w:val="1"/>
      <w:numFmt w:val="lowerLetter"/>
      <w:lvlText w:val="%3)"/>
      <w:lvlJc w:val="left"/>
      <w:pPr>
        <w:ind w:left="2340" w:hanging="180"/>
      </w:pPr>
      <w:rPr>
        <w:rFonts w:hint="default"/>
        <w:sz w:val="22"/>
      </w:r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4E92004B"/>
    <w:multiLevelType w:val="hybridMultilevel"/>
    <w:tmpl w:val="A6908474"/>
    <w:lvl w:ilvl="0" w:tplc="80108098">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9E6EA0"/>
    <w:multiLevelType w:val="hybridMultilevel"/>
    <w:tmpl w:val="8AF8E972"/>
    <w:lvl w:ilvl="0" w:tplc="4F2A977E">
      <w:start w:val="1"/>
      <w:numFmt w:val="lowerLetter"/>
      <w:lvlText w:val="%1."/>
      <w:lvlJc w:val="left"/>
      <w:pPr>
        <w:ind w:left="1440" w:hanging="360"/>
      </w:pPr>
      <w:rPr>
        <w:rFont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3551B74"/>
    <w:multiLevelType w:val="hybridMultilevel"/>
    <w:tmpl w:val="AAD43840"/>
    <w:lvl w:ilvl="0" w:tplc="77603916">
      <w:start w:val="1"/>
      <w:numFmt w:val="lowerLetter"/>
      <w:lvlText w:val="%1."/>
      <w:lvlJc w:val="left"/>
      <w:pPr>
        <w:ind w:left="1080" w:hanging="360"/>
      </w:pPr>
      <w:rPr>
        <w:rFonts w:ascii="Calibri" w:hAnsi="Calibri" w:hint="default"/>
        <w:b w:val="0"/>
        <w:i w:val="0"/>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847A87"/>
    <w:multiLevelType w:val="hybridMultilevel"/>
    <w:tmpl w:val="CC52FBFE"/>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094DF7"/>
    <w:multiLevelType w:val="hybridMultilevel"/>
    <w:tmpl w:val="2598BC68"/>
    <w:lvl w:ilvl="0" w:tplc="525CEA1C">
      <w:start w:val="1"/>
      <w:numFmt w:val="decimal"/>
      <w:lvlText w:val="%1."/>
      <w:lvlJc w:val="left"/>
      <w:pPr>
        <w:ind w:left="720" w:hanging="360"/>
      </w:pPr>
      <w:rPr>
        <w:rFonts w:hint="default"/>
        <w:b w:val="0"/>
        <w:i w:val="0"/>
        <w:sz w:val="24"/>
        <w:szCs w:val="24"/>
      </w:rPr>
    </w:lvl>
    <w:lvl w:ilvl="1" w:tplc="6E3440B8">
      <w:start w:val="3"/>
      <w:numFmt w:val="decimal"/>
      <w:lvlText w:val="%2."/>
      <w:lvlJc w:val="left"/>
      <w:pPr>
        <w:ind w:left="1440" w:hanging="360"/>
      </w:pPr>
      <w:rPr>
        <w:rFonts w:hint="default"/>
        <w:b w:val="0"/>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CD5111"/>
    <w:multiLevelType w:val="hybridMultilevel"/>
    <w:tmpl w:val="9EAEE40C"/>
    <w:lvl w:ilvl="0" w:tplc="80108098">
      <w:start w:val="1"/>
      <w:numFmt w:val="decimal"/>
      <w:lvlText w:val="%1."/>
      <w:lvlJc w:val="left"/>
      <w:pPr>
        <w:ind w:left="810" w:hanging="360"/>
      </w:pPr>
      <w:rPr>
        <w:rFonts w:hint="default"/>
        <w:b w:val="0"/>
        <w:i w:val="0"/>
        <w:sz w:val="24"/>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57C67F47"/>
    <w:multiLevelType w:val="hybridMultilevel"/>
    <w:tmpl w:val="45FA081C"/>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4150D3"/>
    <w:multiLevelType w:val="hybridMultilevel"/>
    <w:tmpl w:val="C51A0B44"/>
    <w:lvl w:ilvl="0" w:tplc="DF48861E">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96043B"/>
    <w:multiLevelType w:val="hybridMultilevel"/>
    <w:tmpl w:val="148CBD06"/>
    <w:lvl w:ilvl="0" w:tplc="8C8AEE5E">
      <w:start w:val="1"/>
      <w:numFmt w:val="decimal"/>
      <w:lvlText w:val="%1."/>
      <w:lvlJc w:val="left"/>
      <w:pPr>
        <w:ind w:left="720" w:hanging="360"/>
      </w:pPr>
      <w:rPr>
        <w:rFonts w:hint="default"/>
        <w:b w:val="0"/>
        <w:i w:val="0"/>
        <w:sz w:val="24"/>
        <w:szCs w:val="24"/>
      </w:rPr>
    </w:lvl>
    <w:lvl w:ilvl="1" w:tplc="4F2A977E">
      <w:start w:val="1"/>
      <w:numFmt w:val="lowerLetter"/>
      <w:lvlText w:val="%2."/>
      <w:lvlJc w:val="left"/>
      <w:pPr>
        <w:ind w:left="1440" w:hanging="360"/>
      </w:pPr>
      <w:rPr>
        <w:rFonts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922D95"/>
    <w:multiLevelType w:val="hybridMultilevel"/>
    <w:tmpl w:val="D75A39DE"/>
    <w:lvl w:ilvl="0" w:tplc="64707BF8">
      <w:start w:val="1"/>
      <w:numFmt w:val="bullet"/>
      <w:lvlText w:val=""/>
      <w:lvlJc w:val="left"/>
      <w:pPr>
        <w:ind w:left="1440" w:hanging="360"/>
      </w:pPr>
      <w:rPr>
        <w:rFonts w:ascii="Symbol" w:hAnsi="Symbol" w:hint="default"/>
        <w:b w:val="0"/>
        <w:i w:val="0"/>
        <w:sz w:val="16"/>
      </w:rPr>
    </w:lvl>
    <w:lvl w:ilvl="1" w:tplc="712ADC8E">
      <w:start w:val="1"/>
      <w:numFmt w:val="lowerLetter"/>
      <w:lvlText w:val="%2."/>
      <w:lvlJc w:val="left"/>
      <w:pPr>
        <w:ind w:left="2160" w:hanging="360"/>
      </w:pPr>
      <w:rPr>
        <w:rFonts w:hint="default"/>
        <w:b w:val="0"/>
        <w:i w:val="0"/>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4333EB4"/>
    <w:multiLevelType w:val="hybridMultilevel"/>
    <w:tmpl w:val="A3A6B77C"/>
    <w:lvl w:ilvl="0" w:tplc="64707BF8">
      <w:start w:val="1"/>
      <w:numFmt w:val="bullet"/>
      <w:lvlText w:val=""/>
      <w:lvlJc w:val="left"/>
      <w:pPr>
        <w:ind w:left="1080" w:hanging="360"/>
      </w:pPr>
      <w:rPr>
        <w:rFonts w:ascii="Symbol" w:hAnsi="Symbol" w:hint="default"/>
        <w:b w:val="0"/>
        <w:i w:val="0"/>
        <w:sz w:val="16"/>
      </w:rPr>
    </w:lvl>
    <w:lvl w:ilvl="1" w:tplc="0409001B">
      <w:start w:val="1"/>
      <w:numFmt w:val="lowerRoman"/>
      <w:lvlText w:val="%2."/>
      <w:lvlJc w:val="righ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DB6323C"/>
    <w:multiLevelType w:val="hybridMultilevel"/>
    <w:tmpl w:val="C12669C6"/>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FB0B7E"/>
    <w:multiLevelType w:val="hybridMultilevel"/>
    <w:tmpl w:val="0FEAF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4B665A"/>
    <w:multiLevelType w:val="hybridMultilevel"/>
    <w:tmpl w:val="BB0AEB14"/>
    <w:lvl w:ilvl="0" w:tplc="80108098">
      <w:start w:val="1"/>
      <w:numFmt w:val="decimal"/>
      <w:lvlText w:val="%1."/>
      <w:lvlJc w:val="left"/>
      <w:pPr>
        <w:ind w:left="900" w:hanging="360"/>
      </w:pPr>
      <w:rPr>
        <w:rFonts w:hint="default"/>
        <w:b w:val="0"/>
        <w:i w:val="0"/>
        <w:sz w:val="24"/>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77234788"/>
    <w:multiLevelType w:val="hybridMultilevel"/>
    <w:tmpl w:val="DBFC162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787B66BA"/>
    <w:multiLevelType w:val="hybridMultilevel"/>
    <w:tmpl w:val="5116472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A073195"/>
    <w:multiLevelType w:val="hybridMultilevel"/>
    <w:tmpl w:val="253E3406"/>
    <w:lvl w:ilvl="0" w:tplc="8C8AEE5E">
      <w:start w:val="1"/>
      <w:numFmt w:val="decimal"/>
      <w:lvlText w:val="%1."/>
      <w:lvlJc w:val="left"/>
      <w:pPr>
        <w:ind w:left="720" w:hanging="360"/>
      </w:pPr>
      <w:rPr>
        <w:rFonts w:hint="default"/>
        <w:b w:val="0"/>
        <w:i w:val="0"/>
        <w:sz w:val="24"/>
        <w:szCs w:val="24"/>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6"/>
  </w:num>
  <w:num w:numId="4">
    <w:abstractNumId w:val="21"/>
  </w:num>
  <w:num w:numId="5">
    <w:abstractNumId w:val="15"/>
  </w:num>
  <w:num w:numId="6">
    <w:abstractNumId w:val="27"/>
  </w:num>
  <w:num w:numId="7">
    <w:abstractNumId w:val="0"/>
  </w:num>
  <w:num w:numId="8">
    <w:abstractNumId w:val="25"/>
  </w:num>
  <w:num w:numId="9">
    <w:abstractNumId w:val="3"/>
  </w:num>
  <w:num w:numId="10">
    <w:abstractNumId w:val="11"/>
  </w:num>
  <w:num w:numId="11">
    <w:abstractNumId w:val="16"/>
  </w:num>
  <w:num w:numId="12">
    <w:abstractNumId w:val="20"/>
  </w:num>
  <w:num w:numId="13">
    <w:abstractNumId w:val="9"/>
  </w:num>
  <w:num w:numId="14">
    <w:abstractNumId w:val="18"/>
  </w:num>
  <w:num w:numId="15">
    <w:abstractNumId w:val="2"/>
  </w:num>
  <w:num w:numId="16">
    <w:abstractNumId w:val="7"/>
  </w:num>
  <w:num w:numId="17">
    <w:abstractNumId w:val="24"/>
  </w:num>
  <w:num w:numId="18">
    <w:abstractNumId w:val="14"/>
  </w:num>
  <w:num w:numId="19">
    <w:abstractNumId w:val="13"/>
  </w:num>
  <w:num w:numId="20">
    <w:abstractNumId w:val="6"/>
  </w:num>
  <w:num w:numId="21">
    <w:abstractNumId w:val="22"/>
  </w:num>
  <w:num w:numId="22">
    <w:abstractNumId w:val="17"/>
  </w:num>
  <w:num w:numId="23">
    <w:abstractNumId w:val="19"/>
  </w:num>
  <w:num w:numId="24">
    <w:abstractNumId w:val="8"/>
  </w:num>
  <w:num w:numId="25">
    <w:abstractNumId w:val="23"/>
  </w:num>
  <w:num w:numId="26">
    <w:abstractNumId w:val="12"/>
  </w:num>
  <w:num w:numId="27">
    <w:abstractNumId w:val="1"/>
  </w:num>
  <w:num w:numId="28">
    <w:abstractNumId w:val="4"/>
  </w:num>
  <w:numIdMacAtCleanup w:val="2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B Coughlin">
    <w15:presenceInfo w15:providerId="None" w15:userId="Scott B Cough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CF"/>
    <w:rsid w:val="0000102E"/>
    <w:rsid w:val="00013A67"/>
    <w:rsid w:val="00015588"/>
    <w:rsid w:val="000217C0"/>
    <w:rsid w:val="000260B2"/>
    <w:rsid w:val="000300DB"/>
    <w:rsid w:val="00034B43"/>
    <w:rsid w:val="00034BD1"/>
    <w:rsid w:val="0004578F"/>
    <w:rsid w:val="000468B2"/>
    <w:rsid w:val="0005349A"/>
    <w:rsid w:val="00054C50"/>
    <w:rsid w:val="00066404"/>
    <w:rsid w:val="00074B57"/>
    <w:rsid w:val="00083524"/>
    <w:rsid w:val="00086EEF"/>
    <w:rsid w:val="00087ABE"/>
    <w:rsid w:val="000940C5"/>
    <w:rsid w:val="00097B26"/>
    <w:rsid w:val="000A019A"/>
    <w:rsid w:val="000B54F7"/>
    <w:rsid w:val="000B5F72"/>
    <w:rsid w:val="000E18EF"/>
    <w:rsid w:val="00101B25"/>
    <w:rsid w:val="00113BEB"/>
    <w:rsid w:val="00116D94"/>
    <w:rsid w:val="0013269C"/>
    <w:rsid w:val="0014058F"/>
    <w:rsid w:val="00140C34"/>
    <w:rsid w:val="00142C5F"/>
    <w:rsid w:val="001443E7"/>
    <w:rsid w:val="00160C64"/>
    <w:rsid w:val="00173098"/>
    <w:rsid w:val="0018252F"/>
    <w:rsid w:val="001826AA"/>
    <w:rsid w:val="00196A19"/>
    <w:rsid w:val="001B0B28"/>
    <w:rsid w:val="001C377A"/>
    <w:rsid w:val="001C39D9"/>
    <w:rsid w:val="001C7034"/>
    <w:rsid w:val="001D1A24"/>
    <w:rsid w:val="001E07F3"/>
    <w:rsid w:val="001F117B"/>
    <w:rsid w:val="001F1D62"/>
    <w:rsid w:val="002011EA"/>
    <w:rsid w:val="0020308B"/>
    <w:rsid w:val="00212984"/>
    <w:rsid w:val="00212A24"/>
    <w:rsid w:val="0021301D"/>
    <w:rsid w:val="00216C52"/>
    <w:rsid w:val="00217920"/>
    <w:rsid w:val="002213BA"/>
    <w:rsid w:val="00224B10"/>
    <w:rsid w:val="00232DA2"/>
    <w:rsid w:val="00243306"/>
    <w:rsid w:val="002535D4"/>
    <w:rsid w:val="00264C74"/>
    <w:rsid w:val="0027148B"/>
    <w:rsid w:val="00277ECE"/>
    <w:rsid w:val="00293634"/>
    <w:rsid w:val="00293FD8"/>
    <w:rsid w:val="002A69B4"/>
    <w:rsid w:val="002B14CB"/>
    <w:rsid w:val="002D6CAB"/>
    <w:rsid w:val="002D7688"/>
    <w:rsid w:val="002E0D67"/>
    <w:rsid w:val="002E333A"/>
    <w:rsid w:val="002F09F8"/>
    <w:rsid w:val="00300CD1"/>
    <w:rsid w:val="00314186"/>
    <w:rsid w:val="003268E1"/>
    <w:rsid w:val="0033008F"/>
    <w:rsid w:val="00333A7B"/>
    <w:rsid w:val="00336A66"/>
    <w:rsid w:val="00347DA1"/>
    <w:rsid w:val="00353BCD"/>
    <w:rsid w:val="00363DBC"/>
    <w:rsid w:val="00374483"/>
    <w:rsid w:val="00385CCA"/>
    <w:rsid w:val="003863DF"/>
    <w:rsid w:val="003B44CE"/>
    <w:rsid w:val="003D03A5"/>
    <w:rsid w:val="003D2ADB"/>
    <w:rsid w:val="003D32F2"/>
    <w:rsid w:val="003D721D"/>
    <w:rsid w:val="003E284F"/>
    <w:rsid w:val="003E464C"/>
    <w:rsid w:val="003E59D5"/>
    <w:rsid w:val="003E67A6"/>
    <w:rsid w:val="003E780D"/>
    <w:rsid w:val="003F0676"/>
    <w:rsid w:val="00405941"/>
    <w:rsid w:val="00406751"/>
    <w:rsid w:val="00427682"/>
    <w:rsid w:val="004302C5"/>
    <w:rsid w:val="00430C35"/>
    <w:rsid w:val="00442504"/>
    <w:rsid w:val="00447526"/>
    <w:rsid w:val="004527F0"/>
    <w:rsid w:val="00460BAF"/>
    <w:rsid w:val="004828CF"/>
    <w:rsid w:val="00483A94"/>
    <w:rsid w:val="004843C3"/>
    <w:rsid w:val="00485678"/>
    <w:rsid w:val="00495105"/>
    <w:rsid w:val="004A217D"/>
    <w:rsid w:val="004A5DD0"/>
    <w:rsid w:val="004B5D1D"/>
    <w:rsid w:val="004B6CDB"/>
    <w:rsid w:val="004B7AE3"/>
    <w:rsid w:val="004C5308"/>
    <w:rsid w:val="004C7ADF"/>
    <w:rsid w:val="004E4EEB"/>
    <w:rsid w:val="00505ED3"/>
    <w:rsid w:val="00511641"/>
    <w:rsid w:val="005308FC"/>
    <w:rsid w:val="00543104"/>
    <w:rsid w:val="00545DB5"/>
    <w:rsid w:val="005472C5"/>
    <w:rsid w:val="00547D53"/>
    <w:rsid w:val="00553452"/>
    <w:rsid w:val="0055549C"/>
    <w:rsid w:val="00556930"/>
    <w:rsid w:val="00571A7C"/>
    <w:rsid w:val="005740A9"/>
    <w:rsid w:val="00582BD5"/>
    <w:rsid w:val="005A5BA9"/>
    <w:rsid w:val="005B303D"/>
    <w:rsid w:val="005B4E6B"/>
    <w:rsid w:val="005B4FCC"/>
    <w:rsid w:val="005C7D2D"/>
    <w:rsid w:val="005D6264"/>
    <w:rsid w:val="005E185F"/>
    <w:rsid w:val="005F2678"/>
    <w:rsid w:val="005F6BE1"/>
    <w:rsid w:val="005F73E7"/>
    <w:rsid w:val="00600B9F"/>
    <w:rsid w:val="00604F39"/>
    <w:rsid w:val="00613067"/>
    <w:rsid w:val="006151D7"/>
    <w:rsid w:val="006223B4"/>
    <w:rsid w:val="00626357"/>
    <w:rsid w:val="00627B63"/>
    <w:rsid w:val="00635217"/>
    <w:rsid w:val="00647CFE"/>
    <w:rsid w:val="0065559F"/>
    <w:rsid w:val="00662B14"/>
    <w:rsid w:val="00667ADF"/>
    <w:rsid w:val="006708DA"/>
    <w:rsid w:val="006724EA"/>
    <w:rsid w:val="00672C4F"/>
    <w:rsid w:val="0069282B"/>
    <w:rsid w:val="006B37D7"/>
    <w:rsid w:val="006B6FDA"/>
    <w:rsid w:val="006C1A71"/>
    <w:rsid w:val="006C6BAD"/>
    <w:rsid w:val="006D7777"/>
    <w:rsid w:val="006E0590"/>
    <w:rsid w:val="006E3690"/>
    <w:rsid w:val="006E66CF"/>
    <w:rsid w:val="006F5B0A"/>
    <w:rsid w:val="006F6F43"/>
    <w:rsid w:val="007022B1"/>
    <w:rsid w:val="00704571"/>
    <w:rsid w:val="0070730C"/>
    <w:rsid w:val="0074155C"/>
    <w:rsid w:val="00743887"/>
    <w:rsid w:val="00743C7E"/>
    <w:rsid w:val="00765AB5"/>
    <w:rsid w:val="00771903"/>
    <w:rsid w:val="00781914"/>
    <w:rsid w:val="00794058"/>
    <w:rsid w:val="00795296"/>
    <w:rsid w:val="00797F97"/>
    <w:rsid w:val="007A07C0"/>
    <w:rsid w:val="007B1DCF"/>
    <w:rsid w:val="007C0EB0"/>
    <w:rsid w:val="007D6137"/>
    <w:rsid w:val="007D7066"/>
    <w:rsid w:val="007E259F"/>
    <w:rsid w:val="007E43E1"/>
    <w:rsid w:val="007E6CEF"/>
    <w:rsid w:val="007F1954"/>
    <w:rsid w:val="007F1E20"/>
    <w:rsid w:val="0080365F"/>
    <w:rsid w:val="00807470"/>
    <w:rsid w:val="00815ED1"/>
    <w:rsid w:val="00835FB4"/>
    <w:rsid w:val="00841965"/>
    <w:rsid w:val="00842076"/>
    <w:rsid w:val="00844388"/>
    <w:rsid w:val="008450F2"/>
    <w:rsid w:val="00854D65"/>
    <w:rsid w:val="0085599B"/>
    <w:rsid w:val="008604B3"/>
    <w:rsid w:val="00861778"/>
    <w:rsid w:val="00867846"/>
    <w:rsid w:val="008720D7"/>
    <w:rsid w:val="008774C6"/>
    <w:rsid w:val="00896E1C"/>
    <w:rsid w:val="008B0510"/>
    <w:rsid w:val="008B4141"/>
    <w:rsid w:val="008B6C82"/>
    <w:rsid w:val="008B732E"/>
    <w:rsid w:val="008D5109"/>
    <w:rsid w:val="008E78F7"/>
    <w:rsid w:val="00901423"/>
    <w:rsid w:val="009014D5"/>
    <w:rsid w:val="00906614"/>
    <w:rsid w:val="0091710E"/>
    <w:rsid w:val="009242C3"/>
    <w:rsid w:val="009267E3"/>
    <w:rsid w:val="00944731"/>
    <w:rsid w:val="0095712A"/>
    <w:rsid w:val="00961A76"/>
    <w:rsid w:val="00963B90"/>
    <w:rsid w:val="00965B84"/>
    <w:rsid w:val="00977C0A"/>
    <w:rsid w:val="00984505"/>
    <w:rsid w:val="00990749"/>
    <w:rsid w:val="00991CB9"/>
    <w:rsid w:val="00993EC9"/>
    <w:rsid w:val="00995934"/>
    <w:rsid w:val="009B0CE0"/>
    <w:rsid w:val="009C4A7C"/>
    <w:rsid w:val="009C5C9C"/>
    <w:rsid w:val="009F0D80"/>
    <w:rsid w:val="00A20D75"/>
    <w:rsid w:val="00A20F17"/>
    <w:rsid w:val="00A266CC"/>
    <w:rsid w:val="00A30893"/>
    <w:rsid w:val="00A31C83"/>
    <w:rsid w:val="00A36A9C"/>
    <w:rsid w:val="00A43874"/>
    <w:rsid w:val="00A44B55"/>
    <w:rsid w:val="00A50DD2"/>
    <w:rsid w:val="00A51743"/>
    <w:rsid w:val="00A53245"/>
    <w:rsid w:val="00A53DB9"/>
    <w:rsid w:val="00A55264"/>
    <w:rsid w:val="00A60E14"/>
    <w:rsid w:val="00A65A43"/>
    <w:rsid w:val="00A7189B"/>
    <w:rsid w:val="00A736ED"/>
    <w:rsid w:val="00A74FAA"/>
    <w:rsid w:val="00A80C1D"/>
    <w:rsid w:val="00A8474D"/>
    <w:rsid w:val="00A94742"/>
    <w:rsid w:val="00A97337"/>
    <w:rsid w:val="00AA1578"/>
    <w:rsid w:val="00AB2CE3"/>
    <w:rsid w:val="00AC3085"/>
    <w:rsid w:val="00AC611A"/>
    <w:rsid w:val="00AD3981"/>
    <w:rsid w:val="00AD5AA6"/>
    <w:rsid w:val="00AE2A56"/>
    <w:rsid w:val="00B006A6"/>
    <w:rsid w:val="00B13CC2"/>
    <w:rsid w:val="00B304A3"/>
    <w:rsid w:val="00B35E0C"/>
    <w:rsid w:val="00B401D8"/>
    <w:rsid w:val="00B53F2B"/>
    <w:rsid w:val="00B62227"/>
    <w:rsid w:val="00B63042"/>
    <w:rsid w:val="00B6561B"/>
    <w:rsid w:val="00B710E7"/>
    <w:rsid w:val="00B7280B"/>
    <w:rsid w:val="00B73513"/>
    <w:rsid w:val="00B74FDC"/>
    <w:rsid w:val="00B803FC"/>
    <w:rsid w:val="00B87768"/>
    <w:rsid w:val="00B91E20"/>
    <w:rsid w:val="00B929C8"/>
    <w:rsid w:val="00BA7CD4"/>
    <w:rsid w:val="00BB7AA3"/>
    <w:rsid w:val="00BC19F5"/>
    <w:rsid w:val="00BC68A9"/>
    <w:rsid w:val="00BD3837"/>
    <w:rsid w:val="00BD7676"/>
    <w:rsid w:val="00BF575F"/>
    <w:rsid w:val="00C02A73"/>
    <w:rsid w:val="00C143A3"/>
    <w:rsid w:val="00C17E2E"/>
    <w:rsid w:val="00C22A1A"/>
    <w:rsid w:val="00C32601"/>
    <w:rsid w:val="00C42E60"/>
    <w:rsid w:val="00C44CA8"/>
    <w:rsid w:val="00C47A80"/>
    <w:rsid w:val="00C5770B"/>
    <w:rsid w:val="00C61B93"/>
    <w:rsid w:val="00C64F6E"/>
    <w:rsid w:val="00C70EC2"/>
    <w:rsid w:val="00C87C5B"/>
    <w:rsid w:val="00CA0E3B"/>
    <w:rsid w:val="00CA3D15"/>
    <w:rsid w:val="00CB4D5E"/>
    <w:rsid w:val="00CD71F5"/>
    <w:rsid w:val="00CE15EF"/>
    <w:rsid w:val="00CE426B"/>
    <w:rsid w:val="00CE4837"/>
    <w:rsid w:val="00D014A6"/>
    <w:rsid w:val="00D11D13"/>
    <w:rsid w:val="00D15CEC"/>
    <w:rsid w:val="00D22929"/>
    <w:rsid w:val="00D24259"/>
    <w:rsid w:val="00D25067"/>
    <w:rsid w:val="00D26A4D"/>
    <w:rsid w:val="00D33B9F"/>
    <w:rsid w:val="00D36B41"/>
    <w:rsid w:val="00D451B4"/>
    <w:rsid w:val="00D5494B"/>
    <w:rsid w:val="00D65E2C"/>
    <w:rsid w:val="00DA0F4B"/>
    <w:rsid w:val="00DA1BDC"/>
    <w:rsid w:val="00DA3B4C"/>
    <w:rsid w:val="00DA56CD"/>
    <w:rsid w:val="00DA77D8"/>
    <w:rsid w:val="00DB657D"/>
    <w:rsid w:val="00DC5EAD"/>
    <w:rsid w:val="00DD18DA"/>
    <w:rsid w:val="00DD3296"/>
    <w:rsid w:val="00DE0197"/>
    <w:rsid w:val="00E02607"/>
    <w:rsid w:val="00E14C2B"/>
    <w:rsid w:val="00E27B2B"/>
    <w:rsid w:val="00E347DC"/>
    <w:rsid w:val="00E4510A"/>
    <w:rsid w:val="00E63DF3"/>
    <w:rsid w:val="00E666B0"/>
    <w:rsid w:val="00E67ADE"/>
    <w:rsid w:val="00E73EEF"/>
    <w:rsid w:val="00E962E3"/>
    <w:rsid w:val="00EA7C96"/>
    <w:rsid w:val="00EB43CC"/>
    <w:rsid w:val="00EB59F9"/>
    <w:rsid w:val="00EC5521"/>
    <w:rsid w:val="00ED2CD4"/>
    <w:rsid w:val="00EE0242"/>
    <w:rsid w:val="00EE6FDB"/>
    <w:rsid w:val="00EF4002"/>
    <w:rsid w:val="00EF45A7"/>
    <w:rsid w:val="00F04A1A"/>
    <w:rsid w:val="00F04A23"/>
    <w:rsid w:val="00F20B0D"/>
    <w:rsid w:val="00F246CB"/>
    <w:rsid w:val="00F34262"/>
    <w:rsid w:val="00F34CF9"/>
    <w:rsid w:val="00F34F01"/>
    <w:rsid w:val="00F435F5"/>
    <w:rsid w:val="00F44929"/>
    <w:rsid w:val="00F570E7"/>
    <w:rsid w:val="00F71758"/>
    <w:rsid w:val="00F74752"/>
    <w:rsid w:val="00F90B3A"/>
    <w:rsid w:val="00F910CF"/>
    <w:rsid w:val="00F9778D"/>
    <w:rsid w:val="00FB0D34"/>
    <w:rsid w:val="00FC108E"/>
    <w:rsid w:val="00FC5F19"/>
    <w:rsid w:val="00FD3C14"/>
    <w:rsid w:val="00FD4A02"/>
    <w:rsid w:val="00FE01AC"/>
    <w:rsid w:val="00FE48B1"/>
    <w:rsid w:val="00FE7236"/>
    <w:rsid w:val="00FE73FB"/>
    <w:rsid w:val="00FF59CD"/>
    <w:rsid w:val="00FF5CDD"/>
    <w:rsid w:val="00FF698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23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3690"/>
  </w:style>
  <w:style w:type="paragraph" w:styleId="Heading1">
    <w:name w:val="heading 1"/>
    <w:basedOn w:val="Normal"/>
    <w:next w:val="Normal"/>
    <w:link w:val="Heading1Char"/>
    <w:uiPriority w:val="9"/>
    <w:qFormat/>
    <w:rsid w:val="00DD18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0CF"/>
    <w:pPr>
      <w:ind w:left="720"/>
      <w:contextualSpacing/>
    </w:pPr>
  </w:style>
  <w:style w:type="paragraph" w:styleId="Header">
    <w:name w:val="header"/>
    <w:basedOn w:val="Normal"/>
    <w:link w:val="HeaderChar"/>
    <w:uiPriority w:val="99"/>
    <w:unhideWhenUsed/>
    <w:rsid w:val="00F91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0CF"/>
  </w:style>
  <w:style w:type="paragraph" w:styleId="Footer">
    <w:name w:val="footer"/>
    <w:basedOn w:val="Normal"/>
    <w:link w:val="FooterChar"/>
    <w:uiPriority w:val="99"/>
    <w:unhideWhenUsed/>
    <w:rsid w:val="00F91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0CF"/>
  </w:style>
  <w:style w:type="paragraph" w:styleId="BalloonText">
    <w:name w:val="Balloon Text"/>
    <w:basedOn w:val="Normal"/>
    <w:link w:val="BalloonTextChar"/>
    <w:uiPriority w:val="99"/>
    <w:semiHidden/>
    <w:unhideWhenUsed/>
    <w:rsid w:val="00F91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0CF"/>
    <w:rPr>
      <w:rFonts w:ascii="Tahoma" w:hAnsi="Tahoma" w:cs="Tahoma"/>
      <w:sz w:val="16"/>
      <w:szCs w:val="16"/>
    </w:rPr>
  </w:style>
  <w:style w:type="character" w:styleId="CommentReference">
    <w:name w:val="annotation reference"/>
    <w:basedOn w:val="DefaultParagraphFont"/>
    <w:uiPriority w:val="99"/>
    <w:semiHidden/>
    <w:unhideWhenUsed/>
    <w:rsid w:val="00571A7C"/>
    <w:rPr>
      <w:sz w:val="16"/>
      <w:szCs w:val="16"/>
    </w:rPr>
  </w:style>
  <w:style w:type="paragraph" w:styleId="CommentText">
    <w:name w:val="annotation text"/>
    <w:basedOn w:val="Normal"/>
    <w:link w:val="CommentTextChar"/>
    <w:uiPriority w:val="99"/>
    <w:semiHidden/>
    <w:unhideWhenUsed/>
    <w:rsid w:val="00571A7C"/>
    <w:pPr>
      <w:spacing w:line="240" w:lineRule="auto"/>
    </w:pPr>
    <w:rPr>
      <w:sz w:val="20"/>
      <w:szCs w:val="20"/>
    </w:rPr>
  </w:style>
  <w:style w:type="character" w:customStyle="1" w:styleId="CommentTextChar">
    <w:name w:val="Comment Text Char"/>
    <w:basedOn w:val="DefaultParagraphFont"/>
    <w:link w:val="CommentText"/>
    <w:uiPriority w:val="99"/>
    <w:semiHidden/>
    <w:rsid w:val="00571A7C"/>
    <w:rPr>
      <w:sz w:val="20"/>
      <w:szCs w:val="20"/>
    </w:rPr>
  </w:style>
  <w:style w:type="paragraph" w:styleId="CommentSubject">
    <w:name w:val="annotation subject"/>
    <w:basedOn w:val="CommentText"/>
    <w:next w:val="CommentText"/>
    <w:link w:val="CommentSubjectChar"/>
    <w:uiPriority w:val="99"/>
    <w:semiHidden/>
    <w:unhideWhenUsed/>
    <w:rsid w:val="00571A7C"/>
    <w:rPr>
      <w:b/>
      <w:bCs/>
    </w:rPr>
  </w:style>
  <w:style w:type="character" w:customStyle="1" w:styleId="CommentSubjectChar">
    <w:name w:val="Comment Subject Char"/>
    <w:basedOn w:val="CommentTextChar"/>
    <w:link w:val="CommentSubject"/>
    <w:uiPriority w:val="99"/>
    <w:semiHidden/>
    <w:rsid w:val="00571A7C"/>
    <w:rPr>
      <w:b/>
      <w:bCs/>
      <w:sz w:val="20"/>
      <w:szCs w:val="20"/>
    </w:rPr>
  </w:style>
  <w:style w:type="paragraph" w:styleId="Revision">
    <w:name w:val="Revision"/>
    <w:hidden/>
    <w:uiPriority w:val="99"/>
    <w:semiHidden/>
    <w:rsid w:val="00034BD1"/>
    <w:pPr>
      <w:spacing w:after="0" w:line="240" w:lineRule="auto"/>
    </w:pPr>
  </w:style>
  <w:style w:type="character" w:styleId="Hyperlink">
    <w:name w:val="Hyperlink"/>
    <w:basedOn w:val="DefaultParagraphFont"/>
    <w:uiPriority w:val="99"/>
    <w:unhideWhenUsed/>
    <w:rsid w:val="00CE426B"/>
    <w:rPr>
      <w:color w:val="0000FF" w:themeColor="hyperlink"/>
      <w:u w:val="single"/>
    </w:rPr>
  </w:style>
  <w:style w:type="character" w:customStyle="1" w:styleId="Heading1Char">
    <w:name w:val="Heading 1 Char"/>
    <w:basedOn w:val="DefaultParagraphFont"/>
    <w:link w:val="Heading1"/>
    <w:uiPriority w:val="9"/>
    <w:rsid w:val="00DD18DA"/>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547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855">
      <w:bodyDiv w:val="1"/>
      <w:marLeft w:val="0"/>
      <w:marRight w:val="0"/>
      <w:marTop w:val="0"/>
      <w:marBottom w:val="0"/>
      <w:divBdr>
        <w:top w:val="none" w:sz="0" w:space="0" w:color="auto"/>
        <w:left w:val="none" w:sz="0" w:space="0" w:color="auto"/>
        <w:bottom w:val="none" w:sz="0" w:space="0" w:color="auto"/>
        <w:right w:val="none" w:sz="0" w:space="0" w:color="auto"/>
      </w:divBdr>
    </w:div>
    <w:div w:id="404424432">
      <w:bodyDiv w:val="1"/>
      <w:marLeft w:val="0"/>
      <w:marRight w:val="0"/>
      <w:marTop w:val="0"/>
      <w:marBottom w:val="0"/>
      <w:divBdr>
        <w:top w:val="none" w:sz="0" w:space="0" w:color="auto"/>
        <w:left w:val="none" w:sz="0" w:space="0" w:color="auto"/>
        <w:bottom w:val="none" w:sz="0" w:space="0" w:color="auto"/>
        <w:right w:val="none" w:sz="0" w:space="0" w:color="auto"/>
      </w:divBdr>
    </w:div>
    <w:div w:id="1200555787">
      <w:bodyDiv w:val="1"/>
      <w:marLeft w:val="0"/>
      <w:marRight w:val="0"/>
      <w:marTop w:val="0"/>
      <w:marBottom w:val="0"/>
      <w:divBdr>
        <w:top w:val="none" w:sz="0" w:space="0" w:color="auto"/>
        <w:left w:val="none" w:sz="0" w:space="0" w:color="auto"/>
        <w:bottom w:val="none" w:sz="0" w:space="0" w:color="auto"/>
        <w:right w:val="none" w:sz="0" w:space="0" w:color="auto"/>
      </w:divBdr>
    </w:div>
    <w:div w:id="178804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aws.amazon.com/"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vicky@northwestern.edu" TargetMode="External"/><Relationship Id="rId9" Type="http://schemas.openxmlformats.org/officeDocument/2006/relationships/hyperlink" Target="http://zooniverse.org/"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C4FE411-5D22-784B-9B92-985ADBD78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11</Pages>
  <Words>4715</Words>
  <Characters>26879</Characters>
  <Application>Microsoft Macintosh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E. Murphy</dc:creator>
  <cp:lastModifiedBy>Scott B Coughlin</cp:lastModifiedBy>
  <cp:revision>14</cp:revision>
  <dcterms:created xsi:type="dcterms:W3CDTF">2016-08-03T22:11:00Z</dcterms:created>
  <dcterms:modified xsi:type="dcterms:W3CDTF">2016-12-14T15:49:00Z</dcterms:modified>
</cp:coreProperties>
</file>